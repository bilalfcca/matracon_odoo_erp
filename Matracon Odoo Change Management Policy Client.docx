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3864"/>
          <w:sz w:val="72"/>
          <w:szCs w:val="72"/>
          <w:rtl w:val="0"/>
        </w:rPr>
        <w:t xml:space="preserve">MATRACON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2e74b5"/>
          <w:sz w:val="40"/>
          <w:szCs w:val="40"/>
          <w:rtl w:val="0"/>
        </w:rPr>
        <w:t xml:space="preserve">Odoo System — Change Management Policy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i w:val="1"/>
          <w:iCs w:val="1"/>
          <w:color w:val="595959"/>
          <w:sz w:val="26"/>
          <w:szCs w:val="26"/>
          <w:rtl w:val="0"/>
        </w:rPr>
        <w:t xml:space="preserve">How We Request, Approve &amp; Deliver System Changes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Bdr>
          <w:bottom w:color="4472c4" w:space="1" w:sz="6" w:val="single"/>
        </w:pBd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color w:val="1f3864"/>
          <w:sz w:val="20"/>
          <w:szCs w:val="20"/>
          <w:rtl w:val="0"/>
        </w:rPr>
        <w:t xml:space="preserve">System:  </w:t>
      </w:r>
      <w:r w:rsidDel="00000000" w:rsidR="00000000" w:rsidRPr="00000000">
        <w:rPr>
          <w:sz w:val="20"/>
          <w:szCs w:val="20"/>
          <w:rtl w:val="0"/>
        </w:rPr>
        <w:t xml:space="preserve">Odoo ERP (Live Production Environment)</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color w:val="1f3864"/>
          <w:sz w:val="20"/>
          <w:szCs w:val="20"/>
          <w:rtl w:val="0"/>
        </w:rPr>
        <w:t xml:space="preserve">Prepared for:  </w:t>
      </w:r>
      <w:r w:rsidDel="00000000" w:rsidR="00000000" w:rsidRPr="00000000">
        <w:rPr>
          <w:sz w:val="20"/>
          <w:szCs w:val="20"/>
          <w:rtl w:val="0"/>
        </w:rPr>
        <w:t xml:space="preserve">Matracon Management &amp; All Departments</w:t>
      </w:r>
      <w:r w:rsidDel="00000000" w:rsidR="00000000" w:rsidRPr="00000000">
        <w:rPr>
          <w:rtl w:val="0"/>
        </w:rPr>
      </w:r>
    </w:p>
    <w:p w:rsidR="00000000" w:rsidDel="00000000" w:rsidP="00000000" w:rsidRDefault="00000000" w:rsidRPr="00000000" w14:paraId="0000000C">
      <w:pPr>
        <w:pBdr>
          <w:bottom w:color="4472c4" w:space="1" w:sz="6" w:val="single"/>
        </w:pBd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jc w:val="left"/>
        <w:rPr/>
      </w:pPr>
      <w:r w:rsidDel="00000000" w:rsidR="00000000" w:rsidRPr="00000000">
        <w:rPr>
          <w:color w:val="2e74b5"/>
          <w:rtl w:val="0"/>
        </w:rPr>
        <w:t xml:space="preserve">Table of Contents</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color w:val="2e74b5"/>
          <w:sz w:val="20"/>
          <w:szCs w:val="20"/>
          <w:rtl w:val="0"/>
        </w:rPr>
        <w:t xml:space="preserve">1.        </w:t>
      </w:r>
      <w:r w:rsidDel="00000000" w:rsidR="00000000" w:rsidRPr="00000000">
        <w:rPr>
          <w:sz w:val="20"/>
          <w:szCs w:val="20"/>
          <w:rtl w:val="0"/>
        </w:rPr>
        <w:t xml:space="preserve">Introduction — Why This Policy Exists</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2e74b5"/>
          <w:sz w:val="20"/>
          <w:szCs w:val="20"/>
          <w:rtl w:val="0"/>
        </w:rPr>
        <w:t xml:space="preserve">2.        </w:t>
      </w:r>
      <w:r w:rsidDel="00000000" w:rsidR="00000000" w:rsidRPr="00000000">
        <w:rPr>
          <w:sz w:val="20"/>
          <w:szCs w:val="20"/>
          <w:rtl w:val="0"/>
        </w:rPr>
        <w:t xml:space="preserve">Our Core Commitments to You</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color w:val="2e74b5"/>
          <w:sz w:val="20"/>
          <w:szCs w:val="20"/>
          <w:rtl w:val="0"/>
        </w:rPr>
        <w:t xml:space="preserve">3.        </w:t>
      </w:r>
      <w:r w:rsidDel="00000000" w:rsidR="00000000" w:rsidRPr="00000000">
        <w:rPr>
          <w:sz w:val="20"/>
          <w:szCs w:val="20"/>
          <w:rtl w:val="0"/>
        </w:rPr>
        <w:t xml:space="preserve">Types of Changes &amp; How Long They Take</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2e74b5"/>
          <w:sz w:val="20"/>
          <w:szCs w:val="20"/>
          <w:rtl w:val="0"/>
        </w:rPr>
        <w:t xml:space="preserve">4.        </w:t>
      </w:r>
      <w:r w:rsidDel="00000000" w:rsidR="00000000" w:rsidRPr="00000000">
        <w:rPr>
          <w:sz w:val="20"/>
          <w:szCs w:val="20"/>
          <w:rtl w:val="0"/>
        </w:rPr>
        <w:t xml:space="preserve">Who Does What — Roles &amp; Responsibilities</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2e74b5"/>
          <w:sz w:val="20"/>
          <w:szCs w:val="20"/>
          <w:rtl w:val="0"/>
        </w:rPr>
        <w:t xml:space="preserve">5.        </w:t>
      </w:r>
      <w:r w:rsidDel="00000000" w:rsidR="00000000" w:rsidRPr="00000000">
        <w:rPr>
          <w:sz w:val="20"/>
          <w:szCs w:val="20"/>
          <w:rtl w:val="0"/>
        </w:rPr>
        <w:t xml:space="preserve">How to Request a Change</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2e74b5"/>
          <w:sz w:val="20"/>
          <w:szCs w:val="20"/>
          <w:rtl w:val="0"/>
        </w:rPr>
        <w:t xml:space="preserve">6.        </w:t>
      </w:r>
      <w:r w:rsidDel="00000000" w:rsidR="00000000" w:rsidRPr="00000000">
        <w:rPr>
          <w:sz w:val="20"/>
          <w:szCs w:val="20"/>
          <w:rtl w:val="0"/>
        </w:rPr>
        <w:t xml:space="preserve">The Change Journey — Step by Step</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color w:val="2e74b5"/>
          <w:sz w:val="20"/>
          <w:szCs w:val="20"/>
          <w:rtl w:val="0"/>
        </w:rPr>
        <w:t xml:space="preserve">    6A.   </w:t>
      </w:r>
      <w:r w:rsidDel="00000000" w:rsidR="00000000" w:rsidRPr="00000000">
        <w:rPr>
          <w:sz w:val="20"/>
          <w:szCs w:val="20"/>
          <w:rtl w:val="0"/>
        </w:rPr>
        <w:t xml:space="preserve">New Features &amp; Enhancements</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2e74b5"/>
          <w:sz w:val="20"/>
          <w:szCs w:val="20"/>
          <w:rtl w:val="0"/>
        </w:rPr>
        <w:t xml:space="preserve">    6B.   </w:t>
      </w:r>
      <w:r w:rsidDel="00000000" w:rsidR="00000000" w:rsidRPr="00000000">
        <w:rPr>
          <w:sz w:val="20"/>
          <w:szCs w:val="20"/>
          <w:rtl w:val="0"/>
        </w:rPr>
        <w:t xml:space="preserve">Bug Fixes &amp; Minor Corrections</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color w:val="2e74b5"/>
          <w:sz w:val="20"/>
          <w:szCs w:val="20"/>
          <w:rtl w:val="0"/>
        </w:rPr>
        <w:t xml:space="preserve">    6C.   </w:t>
      </w:r>
      <w:r w:rsidDel="00000000" w:rsidR="00000000" w:rsidRPr="00000000">
        <w:rPr>
          <w:sz w:val="20"/>
          <w:szCs w:val="20"/>
          <w:rtl w:val="0"/>
        </w:rPr>
        <w:t xml:space="preserve">Emergency Fixes (System Down)</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2e74b5"/>
          <w:sz w:val="20"/>
          <w:szCs w:val="20"/>
          <w:rtl w:val="0"/>
        </w:rPr>
        <w:t xml:space="preserve">7.        </w:t>
      </w:r>
      <w:r w:rsidDel="00000000" w:rsidR="00000000" w:rsidRPr="00000000">
        <w:rPr>
          <w:sz w:val="20"/>
          <w:szCs w:val="20"/>
          <w:rtl w:val="0"/>
        </w:rPr>
        <w:t xml:space="preserve">Testing — Why It Cannot Be Skipped</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2e74b5"/>
          <w:sz w:val="20"/>
          <w:szCs w:val="20"/>
          <w:rtl w:val="0"/>
        </w:rPr>
        <w:t xml:space="preserve">8.        </w:t>
      </w:r>
      <w:r w:rsidDel="00000000" w:rsidR="00000000" w:rsidRPr="00000000">
        <w:rPr>
          <w:sz w:val="20"/>
          <w:szCs w:val="20"/>
          <w:rtl w:val="0"/>
        </w:rPr>
        <w:t xml:space="preserve">How &amp; When We Deploy Updates</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color w:val="2e74b5"/>
          <w:sz w:val="20"/>
          <w:szCs w:val="20"/>
          <w:rtl w:val="0"/>
        </w:rPr>
        <w:t xml:space="preserve">9.        </w:t>
      </w:r>
      <w:r w:rsidDel="00000000" w:rsidR="00000000" w:rsidRPr="00000000">
        <w:rPr>
          <w:sz w:val="20"/>
          <w:szCs w:val="20"/>
          <w:rtl w:val="0"/>
        </w:rPr>
        <w:t xml:space="preserve">What Happens If Something Goes Wrong</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color w:val="2e74b5"/>
          <w:sz w:val="20"/>
          <w:szCs w:val="20"/>
          <w:rtl w:val="0"/>
        </w:rPr>
        <w:t xml:space="preserve">10.       </w:t>
      </w:r>
      <w:r w:rsidDel="00000000" w:rsidR="00000000" w:rsidRPr="00000000">
        <w:rPr>
          <w:sz w:val="20"/>
          <w:szCs w:val="20"/>
          <w:rtl w:val="0"/>
        </w:rPr>
        <w:t xml:space="preserve">How We Keep You Informed</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color w:val="2e74b5"/>
          <w:sz w:val="20"/>
          <w:szCs w:val="20"/>
          <w:rtl w:val="0"/>
        </w:rPr>
        <w:t xml:space="preserve">11.       </w:t>
      </w:r>
      <w:r w:rsidDel="00000000" w:rsidR="00000000" w:rsidRPr="00000000">
        <w:rPr>
          <w:sz w:val="20"/>
          <w:szCs w:val="20"/>
          <w:rtl w:val="0"/>
        </w:rPr>
        <w:t xml:space="preserve">Tracking All Changes</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color w:val="2e74b5"/>
          <w:sz w:val="20"/>
          <w:szCs w:val="20"/>
          <w:rtl w:val="0"/>
        </w:rPr>
        <w:t xml:space="preserve">12.       </w:t>
      </w:r>
      <w:r w:rsidDel="00000000" w:rsidR="00000000" w:rsidRPr="00000000">
        <w:rPr>
          <w:sz w:val="20"/>
          <w:szCs w:val="20"/>
          <w:rtl w:val="0"/>
        </w:rPr>
        <w:t xml:space="preserve">Measuring Our Performance</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jc w:val="left"/>
        <w:rPr/>
      </w:pPr>
      <w:r w:rsidDel="00000000" w:rsidR="00000000" w:rsidRPr="00000000">
        <w:rPr>
          <w:color w:val="1f3864"/>
          <w:rtl w:val="0"/>
        </w:rPr>
        <w:t xml:space="preserve">1. Introduction — Why This Policy Exists</w:t>
      </w:r>
      <w:r w:rsidDel="00000000" w:rsidR="00000000" w:rsidRPr="00000000">
        <w:rPr>
          <w:rtl w:val="0"/>
        </w:rPr>
      </w:r>
    </w:p>
    <w:p w:rsidR="00000000" w:rsidDel="00000000" w:rsidP="00000000" w:rsidRDefault="00000000" w:rsidRPr="00000000" w14:paraId="00000020">
      <w:pPr>
        <w:rPr/>
      </w:pPr>
      <w:r w:rsidDel="00000000" w:rsidR="00000000" w:rsidRPr="00000000">
        <w:rPr>
          <w:b w:val="0"/>
          <w:bCs w:val="0"/>
          <w:i w:val="0"/>
          <w:iCs w:val="0"/>
          <w:sz w:val="20"/>
          <w:szCs w:val="20"/>
          <w:rtl w:val="0"/>
        </w:rPr>
        <w:t xml:space="preserve">Matracon's Odoo system is now live and being used daily across all project sites and Head Office for procurement, finance, inventory, payroll, and compliance. This is no longer a test system — it holds real financial records, approved purchase orders, vendor payments, and site data.</w:t>
      </w:r>
      <w:r w:rsidDel="00000000" w:rsidR="00000000" w:rsidRPr="00000000">
        <w:rPr>
          <w:rtl w:val="0"/>
        </w:rPr>
      </w:r>
    </w:p>
    <w:p w:rsidR="00000000" w:rsidDel="00000000" w:rsidP="00000000" w:rsidRDefault="00000000" w:rsidRPr="00000000" w14:paraId="00000021">
      <w:pPr>
        <w:rPr/>
      </w:pPr>
      <w:r w:rsidDel="00000000" w:rsidR="00000000" w:rsidRPr="00000000">
        <w:rPr>
          <w:b w:val="0"/>
          <w:bCs w:val="0"/>
          <w:i w:val="0"/>
          <w:iCs w:val="0"/>
          <w:sz w:val="20"/>
          <w:szCs w:val="20"/>
          <w:rtl w:val="0"/>
        </w:rPr>
        <w:t xml:space="preserve">Because the system is live, any change made to it — no matter how small — carries risk. A change that works correctly could accidentally affect something else. A change made in a hurry without testing could produce incorrect accounting entries or break an approval workflow.</w:t>
      </w:r>
      <w:r w:rsidDel="00000000" w:rsidR="00000000" w:rsidRPr="00000000">
        <w:rPr>
          <w:rtl w:val="0"/>
        </w:rPr>
      </w:r>
    </w:p>
    <w:p w:rsidR="00000000" w:rsidDel="00000000" w:rsidP="00000000" w:rsidRDefault="00000000" w:rsidRPr="00000000" w14:paraId="00000022">
      <w:pPr>
        <w:rPr/>
      </w:pPr>
      <w:r w:rsidDel="00000000" w:rsidR="00000000" w:rsidRPr="00000000">
        <w:rPr>
          <w:b w:val="0"/>
          <w:bCs w:val="0"/>
          <w:i w:val="0"/>
          <w:iCs w:val="0"/>
          <w:sz w:val="20"/>
          <w:szCs w:val="20"/>
          <w:rtl w:val="0"/>
        </w:rPr>
        <w:t xml:space="preserve">At the same time, we understand that business </w:t>
      </w:r>
      <w:r w:rsidDel="00000000" w:rsidR="00000000" w:rsidRPr="00000000">
        <w:rPr>
          <w:sz w:val="20"/>
          <w:szCs w:val="20"/>
          <w:rtl w:val="0"/>
        </w:rPr>
        <w:t xml:space="preserve">needs to move</w:t>
      </w:r>
      <w:r w:rsidDel="00000000" w:rsidR="00000000" w:rsidRPr="00000000">
        <w:rPr>
          <w:b w:val="0"/>
          <w:bCs w:val="0"/>
          <w:i w:val="0"/>
          <w:iCs w:val="0"/>
          <w:sz w:val="20"/>
          <w:szCs w:val="20"/>
          <w:rtl w:val="0"/>
        </w:rPr>
        <w:t xml:space="preserve"> fast. Matracon's teams regularly need new features, corrections, and improvements quickly. This policy is designed to deliver changes as fast as possible while keeping the system safe, accurate, and reliable.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hd w:fill="deeaf1" w:val="clear"/>
        <w:ind w:left="288" w:right="288" w:firstLine="0"/>
        <w:rPr/>
      </w:pPr>
      <w:r w:rsidDel="00000000" w:rsidR="00000000" w:rsidRPr="00000000">
        <w:rPr>
          <w:b w:val="1"/>
          <w:bCs w:val="1"/>
          <w:color w:val="1f3864"/>
          <w:sz w:val="18"/>
          <w:szCs w:val="18"/>
          <w:rtl w:val="0"/>
        </w:rPr>
        <w:t xml:space="preserve">IN SIMPLE TERMS:  </w:t>
      </w:r>
      <w:r w:rsidDel="00000000" w:rsidR="00000000" w:rsidRPr="00000000">
        <w:rPr>
          <w:color w:val="3f3f3f"/>
          <w:sz w:val="18"/>
          <w:szCs w:val="18"/>
          <w:rtl w:val="0"/>
        </w:rPr>
        <w:t xml:space="preserve">This document explains how any change to the Odoo system — from a small label correction to a completely new feature — is requested, reviewed, built, tested, approved, and delivered. Every person at Matracon who uses Odoo is part of this process.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i w:val="0"/>
          <w:iCs w:val="0"/>
          <w:sz w:val="20"/>
          <w:szCs w:val="20"/>
          <w:rtl w:val="0"/>
        </w:rPr>
        <w:t xml:space="preserve">This policy applies to: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Matracon departments: Finance, Procurement, Site Operations, HR, Management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Odoo modules: Purchase, Accounting, Inventory, HR, Compliance, Reporting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types of changes: new features, bug fixes, report changes, and configuration updates</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jc w:val="left"/>
        <w:rPr/>
      </w:pPr>
      <w:r w:rsidDel="00000000" w:rsidR="00000000" w:rsidRPr="00000000">
        <w:rPr>
          <w:color w:val="1f3864"/>
          <w:rtl w:val="0"/>
        </w:rPr>
        <w:t xml:space="preserve">2. Our Core Commitments to You</w:t>
      </w:r>
      <w:r w:rsidDel="00000000" w:rsidR="00000000" w:rsidRPr="00000000">
        <w:rPr>
          <w:rtl w:val="0"/>
        </w:rPr>
      </w:r>
    </w:p>
    <w:p w:rsidR="00000000" w:rsidDel="00000000" w:rsidP="00000000" w:rsidRDefault="00000000" w:rsidRPr="00000000" w14:paraId="0000002C">
      <w:pPr>
        <w:rPr/>
      </w:pPr>
      <w:r w:rsidDel="00000000" w:rsidR="00000000" w:rsidRPr="00000000">
        <w:rPr>
          <w:b w:val="0"/>
          <w:bCs w:val="0"/>
          <w:i w:val="0"/>
          <w:iCs w:val="0"/>
          <w:sz w:val="20"/>
          <w:szCs w:val="20"/>
          <w:rtl w:val="0"/>
        </w:rPr>
        <w:t xml:space="preserve">The IT team makes the following commitments to all Matracon staff and management. These are not aspirational — they are the standards this policy is built to deliver.</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i w:val="0"/>
          <w:iCs w:val="0"/>
          <w:color w:val="1f3864"/>
          <w:sz w:val="20"/>
          <w:szCs w:val="20"/>
          <w:rtl w:val="0"/>
        </w:rPr>
        <w:t xml:space="preserve">⏱️  We will respond to every request within the agreed time.</w:t>
      </w:r>
      <w:r w:rsidDel="00000000" w:rsidR="00000000" w:rsidRPr="00000000">
        <w:rPr>
          <w:rtl w:val="0"/>
        </w:rPr>
      </w:r>
    </w:p>
    <w:p w:rsidR="00000000" w:rsidDel="00000000" w:rsidP="00000000" w:rsidRDefault="00000000" w:rsidRPr="00000000" w14:paraId="0000002F">
      <w:pPr>
        <w:ind w:left="432" w:firstLine="0"/>
        <w:rPr/>
      </w:pPr>
      <w:r w:rsidDel="00000000" w:rsidR="00000000" w:rsidRPr="00000000">
        <w:rPr>
          <w:b w:val="0"/>
          <w:bCs w:val="0"/>
          <w:i w:val="0"/>
          <w:iCs w:val="0"/>
          <w:sz w:val="20"/>
          <w:szCs w:val="20"/>
          <w:rtl w:val="0"/>
        </w:rPr>
        <w:t xml:space="preserve">Every change request receives a written acknowledgement, a classification, and an estimated delivery date. You will never be left wondering whether your request was received.</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i w:val="0"/>
          <w:iCs w:val="0"/>
          <w:color w:val="1f3864"/>
          <w:sz w:val="20"/>
          <w:szCs w:val="20"/>
          <w:rtl w:val="0"/>
        </w:rPr>
        <w:t xml:space="preserve">🧪  We will never push an untested change to your live system.</w:t>
      </w:r>
      <w:r w:rsidDel="00000000" w:rsidR="00000000" w:rsidRPr="00000000">
        <w:rPr>
          <w:rtl w:val="0"/>
        </w:rPr>
      </w:r>
    </w:p>
    <w:p w:rsidR="00000000" w:rsidDel="00000000" w:rsidP="00000000" w:rsidRDefault="00000000" w:rsidRPr="00000000" w14:paraId="00000032">
      <w:pPr>
        <w:ind w:left="432" w:firstLine="0"/>
        <w:rPr/>
      </w:pPr>
      <w:r w:rsidDel="00000000" w:rsidR="00000000" w:rsidRPr="00000000">
        <w:rPr>
          <w:b w:val="0"/>
          <w:bCs w:val="0"/>
          <w:i w:val="0"/>
          <w:iCs w:val="0"/>
          <w:sz w:val="20"/>
          <w:szCs w:val="20"/>
          <w:rtl w:val="0"/>
        </w:rPr>
        <w:t xml:space="preserve">Every change — including small fixes — is tested on a copy of the production system before it goes live. You or your team will be asked to verify the change works correctly before it is deployed.</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i w:val="0"/>
          <w:iCs w:val="0"/>
          <w:color w:val="1f3864"/>
          <w:sz w:val="20"/>
          <w:szCs w:val="20"/>
          <w:rtl w:val="0"/>
        </w:rPr>
        <w:t xml:space="preserve">📢  We will always tell you before the system is updated.</w:t>
      </w:r>
      <w:r w:rsidDel="00000000" w:rsidR="00000000" w:rsidRPr="00000000">
        <w:rPr>
          <w:rtl w:val="0"/>
        </w:rPr>
      </w:r>
    </w:p>
    <w:p w:rsidR="00000000" w:rsidDel="00000000" w:rsidP="00000000" w:rsidRDefault="00000000" w:rsidRPr="00000000" w14:paraId="00000035">
      <w:pPr>
        <w:ind w:left="432" w:firstLine="0"/>
        <w:rPr/>
      </w:pPr>
      <w:r w:rsidDel="00000000" w:rsidR="00000000" w:rsidRPr="00000000">
        <w:rPr>
          <w:b w:val="0"/>
          <w:bCs w:val="0"/>
          <w:i w:val="0"/>
          <w:iCs w:val="0"/>
          <w:sz w:val="20"/>
          <w:szCs w:val="20"/>
          <w:rtl w:val="0"/>
        </w:rPr>
        <w:t xml:space="preserve">You will receive at least 48 hours notice before any planned update. You will receive a "system is back to normal" message after every update. You will never be surprised by a system change.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i w:val="0"/>
          <w:iCs w:val="0"/>
          <w:color w:val="1f3864"/>
          <w:sz w:val="20"/>
          <w:szCs w:val="20"/>
          <w:rtl w:val="0"/>
        </w:rPr>
        <w:t xml:space="preserve">📋  Every change will be documented.</w:t>
      </w:r>
      <w:r w:rsidDel="00000000" w:rsidR="00000000" w:rsidRPr="00000000">
        <w:rPr>
          <w:rtl w:val="0"/>
        </w:rPr>
      </w:r>
    </w:p>
    <w:p w:rsidR="00000000" w:rsidDel="00000000" w:rsidP="00000000" w:rsidRDefault="00000000" w:rsidRPr="00000000" w14:paraId="00000038">
      <w:pPr>
        <w:ind w:left="432" w:firstLine="0"/>
        <w:rPr/>
      </w:pPr>
      <w:r w:rsidDel="00000000" w:rsidR="00000000" w:rsidRPr="00000000">
        <w:rPr>
          <w:b w:val="0"/>
          <w:bCs w:val="0"/>
          <w:i w:val="0"/>
          <w:iCs w:val="0"/>
          <w:sz w:val="20"/>
          <w:szCs w:val="20"/>
          <w:rtl w:val="0"/>
        </w:rPr>
        <w:t xml:space="preserve">We maintain a complete record of every change ever made to the Odoo system — what was changed, who requested it, who approved it, when it went live, and who tested it. This record is available to management at any time.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i w:val="0"/>
          <w:iCs w:val="0"/>
          <w:color w:val="1f3864"/>
          <w:sz w:val="20"/>
          <w:szCs w:val="20"/>
          <w:rtl w:val="0"/>
        </w:rPr>
        <w:t xml:space="preserve">↩️  If something goes wrong, we will fix it quickly.</w:t>
      </w:r>
      <w:r w:rsidDel="00000000" w:rsidR="00000000" w:rsidRPr="00000000">
        <w:rPr>
          <w:rtl w:val="0"/>
        </w:rPr>
      </w:r>
    </w:p>
    <w:p w:rsidR="00000000" w:rsidDel="00000000" w:rsidP="00000000" w:rsidRDefault="00000000" w:rsidRPr="00000000" w14:paraId="0000003B">
      <w:pPr>
        <w:ind w:left="432" w:firstLine="0"/>
        <w:rPr/>
      </w:pPr>
      <w:r w:rsidDel="00000000" w:rsidR="00000000" w:rsidRPr="00000000">
        <w:rPr>
          <w:b w:val="0"/>
          <w:bCs w:val="0"/>
          <w:i w:val="0"/>
          <w:iCs w:val="0"/>
          <w:sz w:val="20"/>
          <w:szCs w:val="20"/>
          <w:rtl w:val="0"/>
        </w:rPr>
        <w:t xml:space="preserve">We maintain the ability to reverse any change made to the system. If a deployment causes problems, we will either fix it immediately or restore the system to its previous state — whichever is faster.</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i w:val="0"/>
          <w:iCs w:val="0"/>
          <w:color w:val="1f3864"/>
          <w:sz w:val="20"/>
          <w:szCs w:val="20"/>
          <w:rtl w:val="0"/>
        </w:rPr>
        <w:t xml:space="preserve">📈  We will keep improving.</w:t>
      </w:r>
      <w:r w:rsidDel="00000000" w:rsidR="00000000" w:rsidRPr="00000000">
        <w:rPr>
          <w:rtl w:val="0"/>
        </w:rPr>
      </w:r>
    </w:p>
    <w:p w:rsidR="00000000" w:rsidDel="00000000" w:rsidP="00000000" w:rsidRDefault="00000000" w:rsidRPr="00000000" w14:paraId="0000003E">
      <w:pPr>
        <w:ind w:left="432" w:firstLine="0"/>
        <w:rPr/>
      </w:pPr>
      <w:r w:rsidDel="00000000" w:rsidR="00000000" w:rsidRPr="00000000">
        <w:rPr>
          <w:b w:val="0"/>
          <w:bCs w:val="0"/>
          <w:i w:val="0"/>
          <w:iCs w:val="0"/>
          <w:sz w:val="20"/>
          <w:szCs w:val="20"/>
          <w:rtl w:val="0"/>
        </w:rPr>
        <w:t xml:space="preserve">We review our performance every month and update this process based on what we learn. If the process is creating unnecessary delays, we will fix the process.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jc w:val="left"/>
        <w:rPr/>
      </w:pPr>
      <w:r w:rsidDel="00000000" w:rsidR="00000000" w:rsidRPr="00000000">
        <w:rPr>
          <w:color w:val="1f3864"/>
          <w:rtl w:val="0"/>
        </w:rPr>
        <w:t xml:space="preserve">3. Types of Changes &amp; How Long They Take</w:t>
      </w:r>
      <w:r w:rsidDel="00000000" w:rsidR="00000000" w:rsidRPr="00000000">
        <w:rPr>
          <w:rtl w:val="0"/>
        </w:rPr>
      </w:r>
    </w:p>
    <w:p w:rsidR="00000000" w:rsidDel="00000000" w:rsidP="00000000" w:rsidRDefault="00000000" w:rsidRPr="00000000" w14:paraId="00000042">
      <w:pPr>
        <w:rPr/>
      </w:pPr>
      <w:r w:rsidDel="00000000" w:rsidR="00000000" w:rsidRPr="00000000">
        <w:rPr>
          <w:b w:val="0"/>
          <w:bCs w:val="0"/>
          <w:i w:val="0"/>
          <w:iCs w:val="0"/>
          <w:sz w:val="20"/>
          <w:szCs w:val="20"/>
          <w:rtl w:val="0"/>
        </w:rPr>
        <w:t xml:space="preserve">Not all changes are equal. A small label correction should not take three weeks. A major new workflow should not be rushed in three days. We classify every request into one of four categories so that resources and timelines are matched appropriately.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1"/>
        <w:tblW w:w="97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9"/>
        <w:gridCol w:w="1949"/>
        <w:gridCol w:w="1949"/>
        <w:gridCol w:w="1949"/>
        <w:gridCol w:w="1949"/>
        <w:tblGridChange w:id="0">
          <w:tblGrid>
            <w:gridCol w:w="1949"/>
            <w:gridCol w:w="1949"/>
            <w:gridCol w:w="1949"/>
            <w:gridCol w:w="1949"/>
            <w:gridCol w:w="1949"/>
          </w:tblGrid>
        </w:tblGridChange>
      </w:tblGrid>
      <w:tr>
        <w:trPr>
          <w:cantSplit w:val="0"/>
          <w:tblHeader w:val="0"/>
        </w:trPr>
        <w:tc>
          <w:tcPr>
            <w:shd w:fill="1f3864" w:val="clear"/>
          </w:tcPr>
          <w:p w:rsidR="00000000" w:rsidDel="00000000" w:rsidP="00000000" w:rsidRDefault="00000000" w:rsidRPr="00000000" w14:paraId="00000044">
            <w:pP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Pr>
          <w:p w:rsidR="00000000" w:rsidDel="00000000" w:rsidP="00000000" w:rsidRDefault="00000000" w:rsidRPr="00000000" w14:paraId="00000045">
            <w:pPr>
              <w:rPr/>
            </w:pPr>
            <w:r w:rsidDel="00000000" w:rsidR="00000000" w:rsidRPr="00000000">
              <w:rPr>
                <w:b w:val="1"/>
                <w:bCs w:val="1"/>
                <w:color w:val="ffffff"/>
                <w:sz w:val="18"/>
                <w:szCs w:val="18"/>
                <w:rtl w:val="0"/>
              </w:rPr>
              <w:t xml:space="preserve">What It Means</w:t>
            </w:r>
            <w:r w:rsidDel="00000000" w:rsidR="00000000" w:rsidRPr="00000000">
              <w:rPr>
                <w:rtl w:val="0"/>
              </w:rPr>
            </w:r>
          </w:p>
        </w:tc>
        <w:tc>
          <w:tcPr>
            <w:shd w:fill="1f3864" w:val="clear"/>
          </w:tcPr>
          <w:p w:rsidR="00000000" w:rsidDel="00000000" w:rsidP="00000000" w:rsidRDefault="00000000" w:rsidRPr="00000000" w14:paraId="00000046">
            <w:pPr>
              <w:rPr/>
            </w:pPr>
            <w:r w:rsidDel="00000000" w:rsidR="00000000" w:rsidRPr="00000000">
              <w:rPr>
                <w:b w:val="1"/>
                <w:bCs w:val="1"/>
                <w:color w:val="ffffff"/>
                <w:sz w:val="18"/>
                <w:szCs w:val="18"/>
                <w:rtl w:val="0"/>
              </w:rPr>
              <w:t xml:space="preserve">Real Examples from Matracon</w:t>
            </w:r>
            <w:r w:rsidDel="00000000" w:rsidR="00000000" w:rsidRPr="00000000">
              <w:rPr>
                <w:rtl w:val="0"/>
              </w:rPr>
            </w:r>
          </w:p>
        </w:tc>
        <w:tc>
          <w:tcPr>
            <w:shd w:fill="1f3864" w:val="clear"/>
          </w:tcPr>
          <w:p w:rsidR="00000000" w:rsidDel="00000000" w:rsidP="00000000" w:rsidRDefault="00000000" w:rsidRPr="00000000" w14:paraId="00000047">
            <w:pPr>
              <w:rPr/>
            </w:pPr>
            <w:r w:rsidDel="00000000" w:rsidR="00000000" w:rsidRPr="00000000">
              <w:rPr>
                <w:b w:val="1"/>
                <w:bCs w:val="1"/>
                <w:color w:val="ffffff"/>
                <w:sz w:val="18"/>
                <w:szCs w:val="18"/>
                <w:rtl w:val="0"/>
              </w:rPr>
              <w:t xml:space="preserve">Who Approves</w:t>
            </w:r>
            <w:r w:rsidDel="00000000" w:rsidR="00000000" w:rsidRPr="00000000">
              <w:rPr>
                <w:rtl w:val="0"/>
              </w:rPr>
            </w:r>
          </w:p>
        </w:tc>
        <w:tc>
          <w:tcPr>
            <w:shd w:fill="1f3864" w:val="clear"/>
          </w:tcPr>
          <w:p w:rsidR="00000000" w:rsidDel="00000000" w:rsidP="00000000" w:rsidRDefault="00000000" w:rsidRPr="00000000" w14:paraId="00000048">
            <w:pPr>
              <w:rPr/>
            </w:pPr>
            <w:r w:rsidDel="00000000" w:rsidR="00000000" w:rsidRPr="00000000">
              <w:rPr>
                <w:b w:val="1"/>
                <w:bCs w:val="1"/>
                <w:color w:val="ffffff"/>
                <w:sz w:val="18"/>
                <w:szCs w:val="18"/>
                <w:rtl w:val="0"/>
              </w:rPr>
              <w:t xml:space="preserve">Target Delivery</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8"/>
                <w:szCs w:val="18"/>
                <w:rtl w:val="0"/>
              </w:rPr>
              <w:t xml:space="preserve">🔴  EMERGENCY FIX</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8"/>
                <w:szCs w:val="18"/>
                <w:rtl w:val="0"/>
              </w:rPr>
              <w:t xml:space="preserve">The system is broken right now and staff cannot complete critical work.</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8"/>
                <w:szCs w:val="18"/>
                <w:rtl w:val="0"/>
              </w:rPr>
              <w:t xml:space="preserve">• Cannot post an invoice</w:t>
              <w:br w:type="textWrapping"/>
              <w:t xml:space="preserve">• Payment approval is stuck</w:t>
              <w:br w:type="textWrapping"/>
              <w:t xml:space="preserve">• Staff are locked out of their accounts</w:t>
              <w:br w:type="textWrapping"/>
              <w:t xml:space="preserve">• Financial records showing incorrect data</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IT Manager</w:t>
              <w:br w:type="textWrapping"/>
              <w:t xml:space="preserve">(verbal, documented within 2 hrs)</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8"/>
                <w:szCs w:val="18"/>
                <w:rtl w:val="0"/>
              </w:rPr>
              <w:t xml:space="preserve">Immediate </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4E">
            <w:pPr>
              <w:rPr/>
            </w:pPr>
            <w:r w:rsidDel="00000000" w:rsidR="00000000" w:rsidRPr="00000000">
              <w:rPr>
                <w:sz w:val="18"/>
                <w:szCs w:val="18"/>
                <w:rtl w:val="0"/>
              </w:rPr>
              <w:t xml:space="preserve">🟠  BUG FIX</w:t>
            </w:r>
            <w:r w:rsidDel="00000000" w:rsidR="00000000" w:rsidRPr="00000000">
              <w:rPr>
                <w:rtl w:val="0"/>
              </w:rPr>
            </w:r>
          </w:p>
        </w:tc>
        <w:tc>
          <w:tcPr>
            <w:shd w:fill="dce6f1" w:val="clear"/>
          </w:tcPr>
          <w:p w:rsidR="00000000" w:rsidDel="00000000" w:rsidP="00000000" w:rsidRDefault="00000000" w:rsidRPr="00000000" w14:paraId="0000004F">
            <w:pPr>
              <w:rPr/>
            </w:pPr>
            <w:r w:rsidDel="00000000" w:rsidR="00000000" w:rsidRPr="00000000">
              <w:rPr>
                <w:sz w:val="18"/>
                <w:szCs w:val="18"/>
                <w:rtl w:val="0"/>
              </w:rPr>
              <w:t xml:space="preserve">Something is working incorrectly but staff have a way to work around it for now.</w:t>
            </w:r>
            <w:r w:rsidDel="00000000" w:rsidR="00000000" w:rsidRPr="00000000">
              <w:rPr>
                <w:rtl w:val="0"/>
              </w:rPr>
            </w:r>
          </w:p>
        </w:tc>
        <w:tc>
          <w:tcPr>
            <w:shd w:fill="dce6f1" w:val="clear"/>
          </w:tcPr>
          <w:p w:rsidR="00000000" w:rsidDel="00000000" w:rsidP="00000000" w:rsidRDefault="00000000" w:rsidRPr="00000000" w14:paraId="00000050">
            <w:pPr>
              <w:rPr/>
            </w:pPr>
            <w:r w:rsidDel="00000000" w:rsidR="00000000" w:rsidRPr="00000000">
              <w:rPr>
                <w:sz w:val="18"/>
                <w:szCs w:val="18"/>
                <w:rtl w:val="0"/>
              </w:rPr>
              <w:t xml:space="preserve">• A report showing the wrong total</w:t>
              <w:br w:type="textWrapping"/>
              <w:t xml:space="preserve">• A field not saving correctly</w:t>
              <w:br w:type="textWrapping"/>
              <w:t xml:space="preserve">• A button that is not working</w:t>
              <w:br w:type="textWrapping"/>
              <w:t xml:space="preserve">• Wrong date appearing on a document</w:t>
            </w:r>
            <w:r w:rsidDel="00000000" w:rsidR="00000000" w:rsidRPr="00000000">
              <w:rPr>
                <w:rtl w:val="0"/>
              </w:rPr>
            </w:r>
          </w:p>
        </w:tc>
        <w:tc>
          <w:tcPr>
            <w:shd w:fill="dce6f1" w:val="clear"/>
          </w:tcPr>
          <w:p w:rsidR="00000000" w:rsidDel="00000000" w:rsidP="00000000" w:rsidRDefault="00000000" w:rsidRPr="00000000" w14:paraId="00000051">
            <w:pPr>
              <w:rPr/>
            </w:pPr>
            <w:r w:rsidDel="00000000" w:rsidR="00000000" w:rsidRPr="00000000">
              <w:rPr>
                <w:sz w:val="18"/>
                <w:szCs w:val="18"/>
                <w:rtl w:val="0"/>
              </w:rPr>
              <w:t xml:space="preserve">IT Manager</w:t>
              <w:br w:type="textWrapping"/>
              <w:t xml:space="preserve">(written)</w:t>
            </w:r>
            <w:r w:rsidDel="00000000" w:rsidR="00000000" w:rsidRPr="00000000">
              <w:rPr>
                <w:rtl w:val="0"/>
              </w:rPr>
            </w:r>
          </w:p>
        </w:tc>
        <w:tc>
          <w:tcPr>
            <w:shd w:fill="dce6f1" w:val="clear"/>
          </w:tcPr>
          <w:p w:rsidR="00000000" w:rsidDel="00000000" w:rsidP="00000000" w:rsidRDefault="00000000" w:rsidRPr="00000000" w14:paraId="00000052">
            <w:pPr>
              <w:rPr/>
            </w:pPr>
            <w:r w:rsidDel="00000000" w:rsidR="00000000" w:rsidRPr="00000000">
              <w:rPr>
                <w:sz w:val="18"/>
                <w:szCs w:val="18"/>
                <w:rtl w:val="0"/>
              </w:rPr>
              <w:t xml:space="preserve">1 to 2</w:t>
              <w:br w:type="textWrapping"/>
              <w:t xml:space="preserve">business days</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sz w:val="18"/>
                <w:szCs w:val="18"/>
                <w:rtl w:val="0"/>
              </w:rPr>
              <w:t xml:space="preserve">🟡  SETTINGS CHANGE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8"/>
                <w:szCs w:val="18"/>
                <w:rtl w:val="0"/>
              </w:rPr>
              <w:t xml:space="preserve">A change to how the system is configured — no new functionality, just adjusting existing settings.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sz w:val="18"/>
                <w:szCs w:val="18"/>
                <w:rtl w:val="0"/>
              </w:rPr>
              <w:t xml:space="preserve">• Adding a new user or changing their access</w:t>
              <w:br w:type="textWrapping"/>
              <w:t xml:space="preserve">• Updating a document template</w:t>
              <w:br w:type="textWrapping"/>
              <w:t xml:space="preserve">• Changing approval limits</w:t>
              <w:br w:type="textWrapping"/>
              <w:t xml:space="preserve">• Adding a new project site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IT Manager +</w:t>
              <w:br w:type="textWrapping"/>
              <w:t xml:space="preserve">Department Head</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1 to 2</w:t>
              <w:br w:type="textWrapping"/>
              <w:t xml:space="preserve">business days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58">
            <w:pPr>
              <w:rPr/>
            </w:pPr>
            <w:r w:rsidDel="00000000" w:rsidR="00000000" w:rsidRPr="00000000">
              <w:rPr>
                <w:sz w:val="18"/>
                <w:szCs w:val="18"/>
                <w:rtl w:val="0"/>
              </w:rPr>
              <w:t xml:space="preserve">🟢  NEW FEATURE</w:t>
            </w:r>
            <w:r w:rsidDel="00000000" w:rsidR="00000000" w:rsidRPr="00000000">
              <w:rPr>
                <w:rtl w:val="0"/>
              </w:rPr>
            </w:r>
          </w:p>
        </w:tc>
        <w:tc>
          <w:tcPr>
            <w:shd w:fill="dce6f1" w:val="clear"/>
          </w:tcPr>
          <w:p w:rsidR="00000000" w:rsidDel="00000000" w:rsidP="00000000" w:rsidRDefault="00000000" w:rsidRPr="00000000" w14:paraId="00000059">
            <w:pPr>
              <w:rPr/>
            </w:pPr>
            <w:r w:rsidDel="00000000" w:rsidR="00000000" w:rsidRPr="00000000">
              <w:rPr>
                <w:sz w:val="18"/>
                <w:szCs w:val="18"/>
                <w:rtl w:val="0"/>
              </w:rPr>
              <w:t xml:space="preserve">A completely new capability that does not currently exist in the system.</w:t>
            </w:r>
            <w:r w:rsidDel="00000000" w:rsidR="00000000" w:rsidRPr="00000000">
              <w:rPr>
                <w:rtl w:val="0"/>
              </w:rPr>
            </w:r>
          </w:p>
        </w:tc>
        <w:tc>
          <w:tcPr>
            <w:shd w:fill="dce6f1" w:val="clear"/>
          </w:tcPr>
          <w:p w:rsidR="00000000" w:rsidDel="00000000" w:rsidP="00000000" w:rsidRDefault="00000000" w:rsidRPr="00000000" w14:paraId="0000005A">
            <w:pPr>
              <w:rPr/>
            </w:pPr>
            <w:r w:rsidDel="00000000" w:rsidR="00000000" w:rsidRPr="00000000">
              <w:rPr>
                <w:sz w:val="18"/>
                <w:szCs w:val="18"/>
                <w:rtl w:val="0"/>
              </w:rPr>
              <w:t xml:space="preserve">• A new report or dashboard</w:t>
              <w:br w:type="textWrapping"/>
              <w:t xml:space="preserve">• A new approval step in a workflow</w:t>
              <w:br w:type="textWrapping"/>
              <w:t xml:space="preserve">• A new document type</w:t>
              <w:br w:type="textWrapping"/>
              <w:t xml:space="preserve">• Automating a manual process</w:t>
            </w:r>
            <w:r w:rsidDel="00000000" w:rsidR="00000000" w:rsidRPr="00000000">
              <w:rPr>
                <w:rtl w:val="0"/>
              </w:rPr>
            </w:r>
          </w:p>
        </w:tc>
        <w:tc>
          <w:tcPr>
            <w:shd w:fill="dce6f1" w:val="clear"/>
          </w:tcPr>
          <w:p w:rsidR="00000000" w:rsidDel="00000000" w:rsidP="00000000" w:rsidRDefault="00000000" w:rsidRPr="00000000" w14:paraId="0000005B">
            <w:pPr>
              <w:rPr/>
            </w:pPr>
            <w:r w:rsidDel="00000000" w:rsidR="00000000" w:rsidRPr="00000000">
              <w:rPr>
                <w:sz w:val="18"/>
                <w:szCs w:val="18"/>
                <w:rtl w:val="0"/>
              </w:rPr>
              <w:t xml:space="preserve">IT Manager +</w:t>
              <w:br w:type="textWrapping"/>
              <w:t xml:space="preserve">Management sign-off</w:t>
            </w:r>
            <w:r w:rsidDel="00000000" w:rsidR="00000000" w:rsidRPr="00000000">
              <w:rPr>
                <w:rtl w:val="0"/>
              </w:rPr>
            </w:r>
          </w:p>
        </w:tc>
        <w:tc>
          <w:tcPr>
            <w:shd w:fill="dce6f1" w:val="clear"/>
          </w:tcPr>
          <w:p w:rsidR="00000000" w:rsidDel="00000000" w:rsidP="00000000" w:rsidRDefault="00000000" w:rsidRPr="00000000" w14:paraId="0000005C">
            <w:pPr>
              <w:rPr/>
            </w:pPr>
            <w:r w:rsidDel="00000000" w:rsidR="00000000" w:rsidRPr="00000000">
              <w:rPr>
                <w:sz w:val="18"/>
                <w:szCs w:val="18"/>
                <w:rtl w:val="0"/>
              </w:rPr>
              <w:t xml:space="preserve">1 to 4 weeks</w:t>
              <w:br w:type="textWrapping"/>
              <w:t xml:space="preserve">(based on scope)</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shd w:fill="fff2cc" w:val="clear"/>
        <w:ind w:left="288" w:right="288" w:firstLine="0"/>
        <w:rPr/>
      </w:pPr>
      <w:r w:rsidDel="00000000" w:rsidR="00000000" w:rsidRPr="00000000">
        <w:rPr>
          <w:b w:val="1"/>
          <w:bCs w:val="1"/>
          <w:color w:val="7f6000"/>
          <w:sz w:val="18"/>
          <w:szCs w:val="18"/>
          <w:rtl w:val="0"/>
        </w:rPr>
        <w:t xml:space="preserve">IMPORTANT:  </w:t>
      </w:r>
      <w:r w:rsidDel="00000000" w:rsidR="00000000" w:rsidRPr="00000000">
        <w:rPr>
          <w:color w:val="3f3f3f"/>
          <w:sz w:val="18"/>
          <w:szCs w:val="18"/>
          <w:rtl w:val="0"/>
        </w:rPr>
        <w:t xml:space="preserve">The delivery clock starts when a properly completed Change Request form is received in writing — not when the request is mentioned verbally or by phone. Please submit your request in writing to start the process.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jc w:val="left"/>
        <w:rPr>
          <w:ins w:author="Ousaid Imtiaz" w:id="0" w:date="2026-07-22T06:54:27Z"/>
          <w:color w:val="2e74b5"/>
          <w:rPrChange w:author="Ousaid Imtiaz" w:id="1" w:date="2026-07-22T06:54:27Z">
            <w:rPr/>
          </w:rPrChange>
        </w:rPr>
      </w:pPr>
      <w:ins w:author="Ousaid Imtiaz" w:id="0" w:date="2026-07-22T06:54:27Z">
        <w:r w:rsidDel="00000000" w:rsidR="00000000" w:rsidRPr="00000000">
          <w:rPr>
            <w:rtl w:val="0"/>
          </w:rPr>
        </w:r>
      </w:ins>
    </w:p>
    <w:p w:rsidR="00000000" w:rsidDel="00000000" w:rsidP="00000000" w:rsidRDefault="00000000" w:rsidRPr="00000000" w14:paraId="00000061">
      <w:pPr>
        <w:pStyle w:val="Heading2"/>
        <w:jc w:val="left"/>
        <w:rPr>
          <w:ins w:author="Ousaid Imtiaz" w:id="0" w:date="2026-07-22T06:54:27Z"/>
          <w:color w:val="2e74b5"/>
          <w:rPrChange w:author="Ousaid Imtiaz" w:id="1" w:date="2026-07-22T06:54:27Z">
            <w:rPr/>
          </w:rPrChange>
        </w:rPr>
      </w:pPr>
      <w:ins w:author="Ousaid Imtiaz" w:id="0" w:date="2026-07-22T06:54:27Z">
        <w:r w:rsidDel="00000000" w:rsidR="00000000" w:rsidRPr="00000000">
          <w:rPr>
            <w:rtl w:val="0"/>
          </w:rPr>
        </w:r>
      </w:ins>
    </w:p>
    <w:p w:rsidR="00000000" w:rsidDel="00000000" w:rsidP="00000000" w:rsidRDefault="00000000" w:rsidRPr="00000000" w14:paraId="00000062">
      <w:pPr>
        <w:pStyle w:val="Heading2"/>
        <w:jc w:val="left"/>
        <w:rPr>
          <w:ins w:author="Ousaid Imtiaz" w:id="0" w:date="2026-07-22T06:54:27Z"/>
          <w:color w:val="2e74b5"/>
          <w:rPrChange w:author="Ousaid Imtiaz" w:id="1" w:date="2026-07-22T06:54:27Z">
            <w:rPr/>
          </w:rPrChange>
        </w:rPr>
      </w:pPr>
      <w:ins w:author="Ousaid Imtiaz" w:id="0" w:date="2026-07-22T06:54:27Z">
        <w:r w:rsidDel="00000000" w:rsidR="00000000" w:rsidRPr="00000000">
          <w:rPr>
            <w:rtl w:val="0"/>
          </w:rPr>
        </w:r>
      </w:ins>
    </w:p>
    <w:p w:rsidR="00000000" w:rsidDel="00000000" w:rsidP="00000000" w:rsidRDefault="00000000" w:rsidRPr="00000000" w14:paraId="00000063">
      <w:pPr>
        <w:pStyle w:val="Heading2"/>
        <w:jc w:val="left"/>
        <w:rPr/>
      </w:pPr>
      <w:r w:rsidDel="00000000" w:rsidR="00000000" w:rsidRPr="00000000">
        <w:rPr>
          <w:color w:val="2e74b5"/>
          <w:rtl w:val="0"/>
        </w:rPr>
        <w:t xml:space="preserve">3.1  Priority Levels</w:t>
      </w:r>
      <w:r w:rsidDel="00000000" w:rsidR="00000000" w:rsidRPr="00000000">
        <w:rPr>
          <w:rtl w:val="0"/>
        </w:rPr>
      </w:r>
    </w:p>
    <w:p w:rsidR="00000000" w:rsidDel="00000000" w:rsidP="00000000" w:rsidRDefault="00000000" w:rsidRPr="00000000" w14:paraId="00000064">
      <w:pPr>
        <w:rPr/>
      </w:pPr>
      <w:r w:rsidDel="00000000" w:rsidR="00000000" w:rsidRPr="00000000">
        <w:rPr>
          <w:b w:val="0"/>
          <w:bCs w:val="0"/>
          <w:i w:val="0"/>
          <w:iCs w:val="0"/>
          <w:sz w:val="20"/>
          <w:szCs w:val="20"/>
          <w:rtl w:val="0"/>
        </w:rPr>
        <w:t xml:space="preserve">Within each category, requests are also given a priority level based on business impact: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bl>
      <w:tblPr>
        <w:tblStyle w:val="Table2"/>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066">
            <w:pPr>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1f3864" w:val="clear"/>
          </w:tcPr>
          <w:p w:rsidR="00000000" w:rsidDel="00000000" w:rsidP="00000000" w:rsidRDefault="00000000" w:rsidRPr="00000000" w14:paraId="00000067">
            <w:pPr>
              <w:rPr/>
            </w:pPr>
            <w:r w:rsidDel="00000000" w:rsidR="00000000" w:rsidRPr="00000000">
              <w:rPr>
                <w:b w:val="1"/>
                <w:bCs w:val="1"/>
                <w:color w:val="ffffff"/>
                <w:sz w:val="18"/>
                <w:szCs w:val="18"/>
                <w:rtl w:val="0"/>
              </w:rPr>
              <w:t xml:space="preserve">What It Means</w:t>
            </w:r>
            <w:r w:rsidDel="00000000" w:rsidR="00000000" w:rsidRPr="00000000">
              <w:rPr>
                <w:rtl w:val="0"/>
              </w:rPr>
            </w:r>
          </w:p>
        </w:tc>
        <w:tc>
          <w:tcPr>
            <w:shd w:fill="1f3864" w:val="clear"/>
          </w:tcPr>
          <w:p w:rsidR="00000000" w:rsidDel="00000000" w:rsidP="00000000" w:rsidRDefault="00000000" w:rsidRPr="00000000" w14:paraId="00000068">
            <w:pPr>
              <w:rPr/>
            </w:pPr>
            <w:r w:rsidDel="00000000" w:rsidR="00000000" w:rsidRPr="00000000">
              <w:rPr>
                <w:b w:val="1"/>
                <w:bCs w:val="1"/>
                <w:color w:val="ffffff"/>
                <w:sz w:val="18"/>
                <w:szCs w:val="18"/>
                <w:rtl w:val="0"/>
              </w:rPr>
              <w:t xml:space="preserve">IT Team Response Time</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sz w:val="18"/>
                <w:szCs w:val="18"/>
                <w:rtl w:val="0"/>
              </w:rPr>
              <w:t xml:space="preserve">P1 — Critical</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8"/>
                <w:szCs w:val="18"/>
                <w:rtl w:val="0"/>
              </w:rPr>
              <w:t xml:space="preserve">Business has stopped. Cannot complete core operations.</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8"/>
                <w:szCs w:val="18"/>
                <w:rtl w:val="0"/>
              </w:rPr>
              <w:t xml:space="preserve">Immediate </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6C">
            <w:pPr>
              <w:rPr/>
            </w:pPr>
            <w:r w:rsidDel="00000000" w:rsidR="00000000" w:rsidRPr="00000000">
              <w:rPr>
                <w:sz w:val="18"/>
                <w:szCs w:val="18"/>
                <w:rtl w:val="0"/>
              </w:rPr>
              <w:t xml:space="preserve">P2 — High</w:t>
            </w:r>
            <w:r w:rsidDel="00000000" w:rsidR="00000000" w:rsidRPr="00000000">
              <w:rPr>
                <w:rtl w:val="0"/>
              </w:rPr>
            </w:r>
          </w:p>
        </w:tc>
        <w:tc>
          <w:tcPr>
            <w:shd w:fill="dce6f1" w:val="clear"/>
          </w:tcPr>
          <w:p w:rsidR="00000000" w:rsidDel="00000000" w:rsidP="00000000" w:rsidRDefault="00000000" w:rsidRPr="00000000" w14:paraId="0000006D">
            <w:pPr>
              <w:rPr/>
            </w:pPr>
            <w:r w:rsidDel="00000000" w:rsidR="00000000" w:rsidRPr="00000000">
              <w:rPr>
                <w:sz w:val="18"/>
                <w:szCs w:val="18"/>
                <w:rtl w:val="0"/>
              </w:rPr>
              <w:t xml:space="preserve">Significant daily impact. No workable alternative.</w:t>
            </w:r>
            <w:r w:rsidDel="00000000" w:rsidR="00000000" w:rsidRPr="00000000">
              <w:rPr>
                <w:rtl w:val="0"/>
              </w:rPr>
            </w:r>
          </w:p>
        </w:tc>
        <w:tc>
          <w:tcPr>
            <w:shd w:fill="dce6f1" w:val="clear"/>
          </w:tcPr>
          <w:p w:rsidR="00000000" w:rsidDel="00000000" w:rsidP="00000000" w:rsidRDefault="00000000" w:rsidRPr="00000000" w14:paraId="0000006E">
            <w:pPr>
              <w:rPr/>
            </w:pPr>
            <w:r w:rsidDel="00000000" w:rsidR="00000000" w:rsidRPr="00000000">
              <w:rPr>
                <w:sz w:val="18"/>
                <w:szCs w:val="18"/>
                <w:rtl w:val="0"/>
              </w:rPr>
              <w:t xml:space="preserve">1 day </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sz w:val="18"/>
                <w:szCs w:val="18"/>
                <w:rtl w:val="0"/>
              </w:rPr>
              <w:t xml:space="preserve">P3 — Medium</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8"/>
                <w:szCs w:val="18"/>
                <w:rtl w:val="0"/>
              </w:rPr>
              <w:t xml:space="preserve">Moderate impact. A workaround exists but is inconvenient.</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8"/>
                <w:szCs w:val="18"/>
                <w:rtl w:val="0"/>
              </w:rPr>
              <w:t xml:space="preserve">Within 2  business day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72">
            <w:pPr>
              <w:rPr/>
            </w:pPr>
            <w:r w:rsidDel="00000000" w:rsidR="00000000" w:rsidRPr="00000000">
              <w:rPr>
                <w:sz w:val="18"/>
                <w:szCs w:val="18"/>
                <w:rtl w:val="0"/>
              </w:rPr>
              <w:t xml:space="preserve">P4 — Low</w:t>
            </w:r>
            <w:r w:rsidDel="00000000" w:rsidR="00000000" w:rsidRPr="00000000">
              <w:rPr>
                <w:rtl w:val="0"/>
              </w:rPr>
            </w:r>
          </w:p>
        </w:tc>
        <w:tc>
          <w:tcPr>
            <w:shd w:fill="dce6f1" w:val="clear"/>
          </w:tcPr>
          <w:p w:rsidR="00000000" w:rsidDel="00000000" w:rsidP="00000000" w:rsidRDefault="00000000" w:rsidRPr="00000000" w14:paraId="00000073">
            <w:pPr>
              <w:rPr/>
            </w:pPr>
            <w:r w:rsidDel="00000000" w:rsidR="00000000" w:rsidRPr="00000000">
              <w:rPr>
                <w:sz w:val="18"/>
                <w:szCs w:val="18"/>
                <w:rtl w:val="0"/>
              </w:rPr>
              <w:t xml:space="preserve">Minor issue. No operational impact. Cosmetic or convenience only.</w:t>
            </w:r>
            <w:r w:rsidDel="00000000" w:rsidR="00000000" w:rsidRPr="00000000">
              <w:rPr>
                <w:rtl w:val="0"/>
              </w:rPr>
            </w:r>
          </w:p>
        </w:tc>
        <w:tc>
          <w:tcPr>
            <w:shd w:fill="dce6f1" w:val="clear"/>
          </w:tcPr>
          <w:p w:rsidR="00000000" w:rsidDel="00000000" w:rsidP="00000000" w:rsidRDefault="00000000" w:rsidRPr="00000000" w14:paraId="00000074">
            <w:pPr>
              <w:rPr/>
            </w:pPr>
            <w:r w:rsidDel="00000000" w:rsidR="00000000" w:rsidRPr="00000000">
              <w:rPr>
                <w:sz w:val="18"/>
                <w:szCs w:val="18"/>
                <w:rtl w:val="0"/>
              </w:rPr>
              <w:t xml:space="preserve">Within 3-5  business days</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18"/>
                <w:szCs w:val="18"/>
                <w:rtl w:val="0"/>
              </w:rPr>
              <w:t xml:space="preserve">P5 — Backlog</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Nice to have. No current impact. Will be scheduled in the next batch.</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Next planning session</w:t>
            </w:r>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jc w:val="left"/>
        <w:rPr/>
      </w:pPr>
      <w:r w:rsidDel="00000000" w:rsidR="00000000" w:rsidRPr="00000000">
        <w:rPr>
          <w:color w:val="1f3864"/>
          <w:rtl w:val="0"/>
        </w:rPr>
        <w:t xml:space="preserve">4. Who Does What — Roles &amp; Responsibilities</w:t>
      </w:r>
      <w:r w:rsidDel="00000000" w:rsidR="00000000" w:rsidRPr="00000000">
        <w:rPr>
          <w:rtl w:val="0"/>
        </w:rPr>
      </w:r>
    </w:p>
    <w:p w:rsidR="00000000" w:rsidDel="00000000" w:rsidP="00000000" w:rsidRDefault="00000000" w:rsidRPr="00000000" w14:paraId="0000007A">
      <w:pPr>
        <w:rPr/>
      </w:pPr>
      <w:r w:rsidDel="00000000" w:rsidR="00000000" w:rsidRPr="00000000">
        <w:rPr>
          <w:b w:val="0"/>
          <w:bCs w:val="0"/>
          <w:i w:val="0"/>
          <w:iCs w:val="0"/>
          <w:sz w:val="20"/>
          <w:szCs w:val="20"/>
          <w:rtl w:val="0"/>
        </w:rPr>
        <w:t xml:space="preserve">Every change involves people from both the business side and the IT side. Understanding your role helps the process move quickly and smoothly.</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3"/>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07C">
            <w:pPr>
              <w:rPr/>
            </w:pPr>
            <w:r w:rsidDel="00000000" w:rsidR="00000000" w:rsidRPr="00000000">
              <w:rPr>
                <w:b w:val="1"/>
                <w:bCs w:val="1"/>
                <w:color w:val="ffffff"/>
                <w:sz w:val="18"/>
                <w:szCs w:val="18"/>
                <w:rtl w:val="0"/>
              </w:rPr>
              <w:t xml:space="preserve">Role</w:t>
            </w:r>
            <w:r w:rsidDel="00000000" w:rsidR="00000000" w:rsidRPr="00000000">
              <w:rPr>
                <w:rtl w:val="0"/>
              </w:rPr>
            </w:r>
          </w:p>
        </w:tc>
        <w:tc>
          <w:tcPr>
            <w:shd w:fill="1f3864" w:val="clear"/>
          </w:tcPr>
          <w:p w:rsidR="00000000" w:rsidDel="00000000" w:rsidP="00000000" w:rsidRDefault="00000000" w:rsidRPr="00000000" w14:paraId="0000007D">
            <w:pPr>
              <w:rPr/>
            </w:pPr>
            <w:r w:rsidDel="00000000" w:rsidR="00000000" w:rsidRPr="00000000">
              <w:rPr>
                <w:b w:val="1"/>
                <w:bCs w:val="1"/>
                <w:color w:val="ffffff"/>
                <w:sz w:val="18"/>
                <w:szCs w:val="18"/>
                <w:rtl w:val="0"/>
              </w:rPr>
              <w:t xml:space="preserve">Who This Is at Matracon</w:t>
            </w:r>
            <w:r w:rsidDel="00000000" w:rsidR="00000000" w:rsidRPr="00000000">
              <w:rPr>
                <w:rtl w:val="0"/>
              </w:rPr>
            </w:r>
          </w:p>
        </w:tc>
        <w:tc>
          <w:tcPr>
            <w:shd w:fill="1f3864" w:val="clear"/>
          </w:tcPr>
          <w:p w:rsidR="00000000" w:rsidDel="00000000" w:rsidP="00000000" w:rsidRDefault="00000000" w:rsidRPr="00000000" w14:paraId="0000007E">
            <w:pPr>
              <w:rPr/>
            </w:pPr>
            <w:r w:rsidDel="00000000" w:rsidR="00000000" w:rsidRPr="00000000">
              <w:rPr>
                <w:b w:val="1"/>
                <w:bCs w:val="1"/>
                <w:color w:val="ffffff"/>
                <w:sz w:val="18"/>
                <w:szCs w:val="18"/>
                <w:rtl w:val="0"/>
              </w:rPr>
              <w:t xml:space="preserve">What They Are Responsible For</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18"/>
                <w:szCs w:val="18"/>
                <w:rtl w:val="0"/>
              </w:rPr>
              <w:t xml:space="preserve">Change Requester</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8"/>
                <w:szCs w:val="18"/>
                <w:rtl w:val="0"/>
              </w:rPr>
              <w:t xml:space="preserve">Any Matracon staff member</w:t>
              <w:br w:type="textWrapping"/>
              <w:t xml:space="preserve">(Site Accountant, Finance HO, Store Keeper, CEO, etc.)</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8"/>
                <w:szCs w:val="18"/>
                <w:rtl w:val="0"/>
              </w:rPr>
              <w:t xml:space="preserve">✔  Submit a written Change Request</w:t>
              <w:br w:type="textWrapping"/>
              <w:t xml:space="preserve">✔  Clearly describe the business problem</w:t>
              <w:br w:type="textWrapping"/>
              <w:t xml:space="preserve">✔  Participate in testing the change before go-live</w:t>
              <w:br w:type="textWrapping"/>
              <w:t xml:space="preserve">✔  Give written approval that the change works correctly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82">
            <w:pPr>
              <w:rPr/>
            </w:pPr>
            <w:r w:rsidDel="00000000" w:rsidR="00000000" w:rsidRPr="00000000">
              <w:rPr>
                <w:sz w:val="18"/>
                <w:szCs w:val="18"/>
                <w:rtl w:val="0"/>
              </w:rPr>
              <w:t xml:space="preserve">IT Manager</w:t>
              <w:br w:type="textWrapping"/>
              <w:t xml:space="preserve">(Change Owner)</w:t>
            </w:r>
            <w:r w:rsidDel="00000000" w:rsidR="00000000" w:rsidRPr="00000000">
              <w:rPr>
                <w:rtl w:val="0"/>
              </w:rPr>
            </w:r>
          </w:p>
        </w:tc>
        <w:tc>
          <w:tcPr>
            <w:shd w:fill="dce6f1" w:val="clear"/>
          </w:tcPr>
          <w:p w:rsidR="00000000" w:rsidDel="00000000" w:rsidP="00000000" w:rsidRDefault="00000000" w:rsidRPr="00000000" w14:paraId="00000083">
            <w:pPr>
              <w:rPr/>
            </w:pPr>
            <w:r w:rsidDel="00000000" w:rsidR="00000000" w:rsidRPr="00000000">
              <w:rPr>
                <w:sz w:val="18"/>
                <w:szCs w:val="18"/>
                <w:rtl w:val="0"/>
              </w:rPr>
              <w:t xml:space="preserve">Matracon IT Manager or</w:t>
              <w:br w:type="textWrapping"/>
              <w:t xml:space="preserve">designated Odoo Administrator</w:t>
            </w:r>
            <w:r w:rsidDel="00000000" w:rsidR="00000000" w:rsidRPr="00000000">
              <w:rPr>
                <w:rtl w:val="0"/>
              </w:rPr>
            </w:r>
          </w:p>
        </w:tc>
        <w:tc>
          <w:tcPr>
            <w:shd w:fill="dce6f1" w:val="clear"/>
          </w:tcPr>
          <w:p w:rsidR="00000000" w:rsidDel="00000000" w:rsidP="00000000" w:rsidRDefault="00000000" w:rsidRPr="00000000" w14:paraId="00000084">
            <w:pPr>
              <w:rPr/>
            </w:pPr>
            <w:r w:rsidDel="00000000" w:rsidR="00000000" w:rsidRPr="00000000">
              <w:rPr>
                <w:sz w:val="18"/>
                <w:szCs w:val="18"/>
                <w:rtl w:val="0"/>
              </w:rPr>
              <w:t xml:space="preserve">✔  Receive and classify all requests</w:t>
              <w:br w:type="textWrapping"/>
              <w:t xml:space="preserve">✔  Set priorities and assign delivery dates</w:t>
              <w:br w:type="textWrapping"/>
              <w:t xml:space="preserve">✔  Coordinate with the developer</w:t>
              <w:br w:type="textWrapping"/>
              <w:t xml:space="preserve">✔  Give final approval before any change goes live</w:t>
              <w:br w:type="textWrapping"/>
              <w:t xml:space="preserve">✔  Maintain the record of all changes</w:t>
              <w:br w:type="textWrapping"/>
              <w:t xml:space="preserve">✔  Escalate any risks to management</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sz w:val="18"/>
                <w:szCs w:val="18"/>
                <w:rtl w:val="0"/>
              </w:rPr>
              <w:t xml:space="preserve">Odoo Developer</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18"/>
                <w:szCs w:val="18"/>
                <w:rtl w:val="0"/>
              </w:rPr>
              <w:t xml:space="preserve">Contracted Odoo Developer</w:t>
              <w:br w:type="textWrapping"/>
              <w:t xml:space="preserve">(external technical partner)</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18"/>
                <w:szCs w:val="18"/>
                <w:rtl w:val="0"/>
              </w:rPr>
              <w:t xml:space="preserve">✔  Build the requested change</w:t>
              <w:br w:type="textWrapping"/>
              <w:t xml:space="preserve">✔  Test the change in a safe environment first</w:t>
              <w:br w:type="textWrapping"/>
              <w:t xml:space="preserve">✔  Prepare step-by-step testing instructions</w:t>
              <w:br w:type="textWrapping"/>
              <w:t xml:space="preserve">✔  Deploy the change to production when approved</w:t>
              <w:br w:type="textWrapping"/>
              <w:t xml:space="preserve">✔  Be available after deployment to fix any issues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88">
            <w:pPr>
              <w:rPr/>
            </w:pPr>
            <w:r w:rsidDel="00000000" w:rsidR="00000000" w:rsidRPr="00000000">
              <w:rPr>
                <w:sz w:val="18"/>
                <w:szCs w:val="18"/>
                <w:rtl w:val="0"/>
              </w:rPr>
              <w:t xml:space="preserve">Business Approver</w:t>
              <w:br w:type="textWrapping"/>
              <w:t xml:space="preserve">(UAT Tester)</w:t>
            </w:r>
            <w:r w:rsidDel="00000000" w:rsidR="00000000" w:rsidRPr="00000000">
              <w:rPr>
                <w:rtl w:val="0"/>
              </w:rPr>
            </w:r>
          </w:p>
        </w:tc>
        <w:tc>
          <w:tcPr>
            <w:shd w:fill="dce6f1" w:val="clear"/>
          </w:tcPr>
          <w:p w:rsidR="00000000" w:rsidDel="00000000" w:rsidP="00000000" w:rsidRDefault="00000000" w:rsidRPr="00000000" w14:paraId="00000089">
            <w:pPr>
              <w:rPr/>
            </w:pPr>
            <w:r w:rsidDel="00000000" w:rsidR="00000000" w:rsidRPr="00000000">
              <w:rPr>
                <w:sz w:val="18"/>
                <w:szCs w:val="18"/>
                <w:rtl w:val="0"/>
              </w:rPr>
              <w:t xml:space="preserve">The Department Head or senior staff</w:t>
              <w:br w:type="textWrapping"/>
              <w:t xml:space="preserve">member most affected by the change</w:t>
            </w:r>
            <w:r w:rsidDel="00000000" w:rsidR="00000000" w:rsidRPr="00000000">
              <w:rPr>
                <w:rtl w:val="0"/>
              </w:rPr>
            </w:r>
          </w:p>
        </w:tc>
        <w:tc>
          <w:tcPr>
            <w:shd w:fill="dce6f1" w:val="clear"/>
          </w:tcPr>
          <w:p w:rsidR="00000000" w:rsidDel="00000000" w:rsidP="00000000" w:rsidRDefault="00000000" w:rsidRPr="00000000" w14:paraId="0000008A">
            <w:pPr>
              <w:rPr/>
            </w:pPr>
            <w:r w:rsidDel="00000000" w:rsidR="00000000" w:rsidRPr="00000000">
              <w:rPr>
                <w:sz w:val="18"/>
                <w:szCs w:val="18"/>
                <w:rtl w:val="0"/>
              </w:rPr>
              <w:t xml:space="preserve">✔  Test the change on the test environment</w:t>
              <w:br w:type="textWrapping"/>
              <w:t xml:space="preserve">✔  Confirm it matches the original request</w:t>
              <w:br w:type="textWrapping"/>
              <w:t xml:space="preserve">✔  Give written approval: "This is correct, go ahead"</w:t>
              <w:br w:type="textWrapping"/>
              <w:t xml:space="preserve">✔  Confirm the go-live date works for the team</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sz w:val="18"/>
                <w:szCs w:val="18"/>
                <w:rtl w:val="0"/>
              </w:rPr>
              <w:t xml:space="preserve">Management Approver</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8"/>
                <w:szCs w:val="18"/>
                <w:rtl w:val="0"/>
              </w:rPr>
              <w:t xml:space="preserve">CEO / CFO</w:t>
              <w:br w:type="textWrapping"/>
              <w:t xml:space="preserve">(for new features only)</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18"/>
                <w:szCs w:val="18"/>
                <w:rtl w:val="0"/>
              </w:rPr>
              <w:t xml:space="preserve">✔  Review and approve new feature requests</w:t>
              <w:br w:type="textWrapping"/>
              <w:t xml:space="preserve">✔  Confirm the business justification</w:t>
              <w:br w:type="textWrapping"/>
              <w:t xml:space="preserve">✔  Approve any additional budget or timeline</w:t>
              <w:br w:type="textWrapping"/>
              <w:t xml:space="preserve">✔  Receive summary reports of all system changes</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hd w:fill="e2efda" w:val="clear"/>
        <w:ind w:left="288" w:right="288" w:firstLine="0"/>
        <w:rPr/>
      </w:pPr>
      <w:r w:rsidDel="00000000" w:rsidR="00000000" w:rsidRPr="00000000">
        <w:rPr>
          <w:b w:val="1"/>
          <w:bCs w:val="1"/>
          <w:color w:val="375623"/>
          <w:sz w:val="18"/>
          <w:szCs w:val="18"/>
          <w:rtl w:val="0"/>
        </w:rPr>
        <w:t xml:space="preserve">KEY PRINCIPLE:  </w:t>
      </w:r>
      <w:r w:rsidDel="00000000" w:rsidR="00000000" w:rsidRPr="00000000">
        <w:rPr>
          <w:color w:val="3f3f3f"/>
          <w:sz w:val="18"/>
          <w:szCs w:val="18"/>
          <w:rtl w:val="0"/>
        </w:rPr>
        <w:t xml:space="preserve">The person who requests a change cannot be the only person who approves it going live. At minimum, the IT Manager must sign off. For new features, management must also sign off. This protects the business from accidental or unauthorised system modifications.</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jc w:val="left"/>
        <w:rPr/>
      </w:pPr>
      <w:r w:rsidDel="00000000" w:rsidR="00000000" w:rsidRPr="00000000">
        <w:rPr>
          <w:color w:val="1f3864"/>
          <w:rtl w:val="0"/>
        </w:rPr>
        <w:t xml:space="preserve">5. How to Request a Change</w:t>
      </w:r>
      <w:r w:rsidDel="00000000" w:rsidR="00000000" w:rsidRPr="00000000">
        <w:rPr>
          <w:rtl w:val="0"/>
        </w:rPr>
      </w:r>
    </w:p>
    <w:p w:rsidR="00000000" w:rsidDel="00000000" w:rsidP="00000000" w:rsidRDefault="00000000" w:rsidRPr="00000000" w14:paraId="00000092">
      <w:pPr>
        <w:rPr/>
      </w:pPr>
      <w:r w:rsidDel="00000000" w:rsidR="00000000" w:rsidRPr="00000000">
        <w:rPr>
          <w:b w:val="0"/>
          <w:bCs w:val="0"/>
          <w:i w:val="0"/>
          <w:iCs w:val="0"/>
          <w:sz w:val="20"/>
          <w:szCs w:val="20"/>
          <w:rtl w:val="0"/>
        </w:rPr>
        <w:t xml:space="preserve">Requesting a change is simple. The only firm requirement is that it must be in writing. A verbal request, phone call, or WhatsApp voice message alone is not sufficient to start the process — this is to protect you as well as the IT team.</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jc w:val="left"/>
        <w:rPr/>
      </w:pPr>
      <w:r w:rsidDel="00000000" w:rsidR="00000000" w:rsidRPr="00000000">
        <w:rPr>
          <w:color w:val="2e74b5"/>
          <w:rtl w:val="0"/>
        </w:rPr>
        <w:t xml:space="preserve">5.1  How to Submit a Request</w:t>
      </w:r>
      <w:r w:rsidDel="00000000" w:rsidR="00000000" w:rsidRPr="00000000">
        <w:rPr>
          <w:rtl w:val="0"/>
        </w:rPr>
      </w:r>
    </w:p>
    <w:tbl>
      <w:tblPr>
        <w:tblStyle w:val="Table4"/>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1f3864" w:val="clear"/>
          </w:tcPr>
          <w:p w:rsidR="00000000" w:rsidDel="00000000" w:rsidP="00000000" w:rsidRDefault="00000000" w:rsidRPr="00000000" w14:paraId="00000095">
            <w:pPr>
              <w:rPr/>
            </w:pPr>
            <w:r w:rsidDel="00000000" w:rsidR="00000000" w:rsidRPr="00000000">
              <w:rPr>
                <w:b w:val="1"/>
                <w:bCs w:val="1"/>
                <w:color w:val="ffffff"/>
                <w:sz w:val="18"/>
                <w:szCs w:val="18"/>
                <w:rtl w:val="0"/>
              </w:rPr>
              <w:t xml:space="preserve">How You Contact Us</w:t>
            </w:r>
            <w:r w:rsidDel="00000000" w:rsidR="00000000" w:rsidRPr="00000000">
              <w:rPr>
                <w:rtl w:val="0"/>
              </w:rPr>
            </w:r>
          </w:p>
        </w:tc>
        <w:tc>
          <w:tcPr>
            <w:shd w:fill="1f3864" w:val="clear"/>
          </w:tcPr>
          <w:p w:rsidR="00000000" w:rsidDel="00000000" w:rsidP="00000000" w:rsidRDefault="00000000" w:rsidRPr="00000000" w14:paraId="00000096">
            <w:pPr>
              <w:rPr/>
            </w:pPr>
            <w:r w:rsidDel="00000000" w:rsidR="00000000" w:rsidRPr="00000000">
              <w:rPr>
                <w:b w:val="1"/>
                <w:bCs w:val="1"/>
                <w:color w:val="ffffff"/>
                <w:sz w:val="18"/>
                <w:szCs w:val="18"/>
                <w:rtl w:val="0"/>
              </w:rPr>
              <w:t xml:space="preserve">What the IT Team Does</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sz w:val="18"/>
                <w:szCs w:val="18"/>
                <w:rtl w:val="0"/>
              </w:rPr>
              <w:t xml:space="preserve">WhatsApp message to IT Manager</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8"/>
                <w:szCs w:val="18"/>
                <w:rtl w:val="0"/>
              </w:rPr>
              <w:t xml:space="preserve">IT team formalises your request into a Change Request form and sends it to you for confirmation. Work begins only after you confirm it is correct.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99">
            <w:pPr>
              <w:rPr/>
            </w:pPr>
            <w:r w:rsidDel="00000000" w:rsidR="00000000" w:rsidRPr="00000000">
              <w:rPr>
                <w:sz w:val="18"/>
                <w:szCs w:val="18"/>
                <w:rtl w:val="0"/>
              </w:rPr>
              <w:t xml:space="preserve">Email to IT Manager</w:t>
            </w:r>
            <w:r w:rsidDel="00000000" w:rsidR="00000000" w:rsidRPr="00000000">
              <w:rPr>
                <w:rtl w:val="0"/>
              </w:rPr>
            </w:r>
          </w:p>
        </w:tc>
        <w:tc>
          <w:tcPr>
            <w:shd w:fill="dce6f1" w:val="clear"/>
          </w:tcPr>
          <w:p w:rsidR="00000000" w:rsidDel="00000000" w:rsidP="00000000" w:rsidRDefault="00000000" w:rsidRPr="00000000" w14:paraId="0000009A">
            <w:pPr>
              <w:rPr/>
            </w:pPr>
            <w:r w:rsidDel="00000000" w:rsidR="00000000" w:rsidRPr="00000000">
              <w:rPr>
                <w:sz w:val="18"/>
                <w:szCs w:val="18"/>
                <w:rtl w:val="0"/>
              </w:rPr>
              <w:t xml:space="preserve">IT team acknowledges within the response time, classifies the request, and replies with a Change Request number and expected delivery date.</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sz w:val="18"/>
                <w:szCs w:val="18"/>
                <w:rtl w:val="0"/>
              </w:rPr>
              <w:t xml:space="preserve">Filling in the Change Request Form (Appendix A)</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8"/>
                <w:szCs w:val="18"/>
                <w:rtl w:val="0"/>
              </w:rPr>
              <w:t xml:space="preserve">Fastest option. IT team receives a complete request and can begin classification immediately without needing to follow up for more information.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9D">
            <w:pPr>
              <w:rPr/>
            </w:pPr>
            <w:r w:rsidDel="00000000" w:rsidR="00000000" w:rsidRPr="00000000">
              <w:rPr>
                <w:sz w:val="18"/>
                <w:szCs w:val="18"/>
                <w:rtl w:val="0"/>
              </w:rPr>
              <w:t xml:space="preserve">Management instruction (CEO / CFO)</w:t>
            </w:r>
            <w:r w:rsidDel="00000000" w:rsidR="00000000" w:rsidRPr="00000000">
              <w:rPr>
                <w:rtl w:val="0"/>
              </w:rPr>
            </w:r>
          </w:p>
        </w:tc>
        <w:tc>
          <w:tcPr>
            <w:shd w:fill="dce6f1" w:val="clear"/>
          </w:tcPr>
          <w:p w:rsidR="00000000" w:rsidDel="00000000" w:rsidP="00000000" w:rsidRDefault="00000000" w:rsidRPr="00000000" w14:paraId="0000009E">
            <w:pPr>
              <w:rPr/>
            </w:pPr>
            <w:r w:rsidDel="00000000" w:rsidR="00000000" w:rsidRPr="00000000">
              <w:rPr>
                <w:sz w:val="18"/>
                <w:szCs w:val="18"/>
                <w:rtl w:val="0"/>
              </w:rPr>
              <w:t xml:space="preserve">IT team creates the request immediately, marks it as management-directed, and assigns highest available priority. Still requires testing before go-live.</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jc w:val="left"/>
        <w:rPr/>
      </w:pPr>
      <w:r w:rsidDel="00000000" w:rsidR="00000000" w:rsidRPr="00000000">
        <w:rPr>
          <w:color w:val="2e74b5"/>
          <w:rtl w:val="0"/>
        </w:rPr>
        <w:t xml:space="preserve">5.2  What Information We Need from You</w:t>
      </w:r>
      <w:r w:rsidDel="00000000" w:rsidR="00000000" w:rsidRPr="00000000">
        <w:rPr>
          <w:rtl w:val="0"/>
        </w:rPr>
      </w:r>
    </w:p>
    <w:p w:rsidR="00000000" w:rsidDel="00000000" w:rsidP="00000000" w:rsidRDefault="00000000" w:rsidRPr="00000000" w14:paraId="000000A1">
      <w:pPr>
        <w:rPr/>
      </w:pPr>
      <w:r w:rsidDel="00000000" w:rsidR="00000000" w:rsidRPr="00000000">
        <w:rPr>
          <w:b w:val="0"/>
          <w:bCs w:val="0"/>
          <w:i w:val="0"/>
          <w:iCs w:val="0"/>
          <w:sz w:val="20"/>
          <w:szCs w:val="20"/>
          <w:rtl w:val="0"/>
        </w:rPr>
        <w:t xml:space="preserve">The more clearly you can describe the request, the faster we can deliver it. We need:</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bl>
      <w:tblPr>
        <w:tblStyle w:val="Table5"/>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0A3">
            <w:pPr>
              <w:rPr/>
            </w:pPr>
            <w:r w:rsidDel="00000000" w:rsidR="00000000" w:rsidRPr="00000000">
              <w:rPr>
                <w:b w:val="1"/>
                <w:bCs w:val="1"/>
                <w:color w:val="ffffff"/>
                <w:sz w:val="18"/>
                <w:szCs w:val="18"/>
                <w:rtl w:val="0"/>
              </w:rPr>
              <w:t xml:space="preserve">Question</w:t>
            </w:r>
            <w:r w:rsidDel="00000000" w:rsidR="00000000" w:rsidRPr="00000000">
              <w:rPr>
                <w:rtl w:val="0"/>
              </w:rPr>
            </w:r>
          </w:p>
        </w:tc>
        <w:tc>
          <w:tcPr>
            <w:shd w:fill="1f3864" w:val="clear"/>
          </w:tcPr>
          <w:p w:rsidR="00000000" w:rsidDel="00000000" w:rsidP="00000000" w:rsidRDefault="00000000" w:rsidRPr="00000000" w14:paraId="000000A4">
            <w:pPr>
              <w:rPr/>
            </w:pPr>
            <w:r w:rsidDel="00000000" w:rsidR="00000000" w:rsidRPr="00000000">
              <w:rPr>
                <w:b w:val="1"/>
                <w:bCs w:val="1"/>
                <w:color w:val="ffffff"/>
                <w:sz w:val="18"/>
                <w:szCs w:val="18"/>
                <w:rtl w:val="0"/>
              </w:rPr>
              <w:t xml:space="preserve">Why We Need It</w:t>
            </w:r>
            <w:r w:rsidDel="00000000" w:rsidR="00000000" w:rsidRPr="00000000">
              <w:rPr>
                <w:rtl w:val="0"/>
              </w:rPr>
            </w:r>
          </w:p>
        </w:tc>
        <w:tc>
          <w:tcPr>
            <w:shd w:fill="1f3864" w:val="clear"/>
          </w:tcPr>
          <w:p w:rsidR="00000000" w:rsidDel="00000000" w:rsidP="00000000" w:rsidRDefault="00000000" w:rsidRPr="00000000" w14:paraId="000000A5">
            <w:pPr>
              <w:rPr/>
            </w:pPr>
            <w:r w:rsidDel="00000000" w:rsidR="00000000" w:rsidRPr="00000000">
              <w:rPr>
                <w:b w:val="1"/>
                <w:bCs w:val="1"/>
                <w:color w:val="ffffff"/>
                <w:sz w:val="18"/>
                <w:szCs w:val="18"/>
                <w:rtl w:val="0"/>
              </w:rPr>
              <w:t xml:space="preserve">Example</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sz w:val="18"/>
                <w:szCs w:val="18"/>
                <w:rtl w:val="0"/>
              </w:rPr>
              <w:t xml:space="preserve">What is the problem or need?</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8"/>
                <w:szCs w:val="18"/>
                <w:rtl w:val="0"/>
              </w:rPr>
              <w:t xml:space="preserve">We need to understand the business situation, not just the technical symptom.</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"When we post a payment, the expense account is not being recorded against the correct project site."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A9">
            <w:pPr>
              <w:rPr/>
            </w:pPr>
            <w:r w:rsidDel="00000000" w:rsidR="00000000" w:rsidRPr="00000000">
              <w:rPr>
                <w:sz w:val="18"/>
                <w:szCs w:val="18"/>
                <w:rtl w:val="0"/>
              </w:rPr>
              <w:t xml:space="preserve">What does success look like?</w:t>
            </w:r>
            <w:r w:rsidDel="00000000" w:rsidR="00000000" w:rsidRPr="00000000">
              <w:rPr>
                <w:rtl w:val="0"/>
              </w:rPr>
            </w:r>
          </w:p>
        </w:tc>
        <w:tc>
          <w:tcPr>
            <w:shd w:fill="dce6f1" w:val="clear"/>
          </w:tcPr>
          <w:p w:rsidR="00000000" w:rsidDel="00000000" w:rsidP="00000000" w:rsidRDefault="00000000" w:rsidRPr="00000000" w14:paraId="000000AA">
            <w:pPr>
              <w:rPr/>
            </w:pPr>
            <w:r w:rsidDel="00000000" w:rsidR="00000000" w:rsidRPr="00000000">
              <w:rPr>
                <w:sz w:val="18"/>
                <w:szCs w:val="18"/>
                <w:rtl w:val="0"/>
              </w:rPr>
              <w:t xml:space="preserve">We need a clear definition of "done" so we know when the change is complete.</w:t>
            </w:r>
            <w:r w:rsidDel="00000000" w:rsidR="00000000" w:rsidRPr="00000000">
              <w:rPr>
                <w:rtl w:val="0"/>
              </w:rPr>
            </w:r>
          </w:p>
        </w:tc>
        <w:tc>
          <w:tcPr>
            <w:shd w:fill="dce6f1" w:val="clear"/>
          </w:tcPr>
          <w:p w:rsidR="00000000" w:rsidDel="00000000" w:rsidP="00000000" w:rsidRDefault="00000000" w:rsidRPr="00000000" w14:paraId="000000AB">
            <w:pPr>
              <w:rPr/>
            </w:pPr>
            <w:r w:rsidDel="00000000" w:rsidR="00000000" w:rsidRPr="00000000">
              <w:rPr>
                <w:sz w:val="18"/>
                <w:szCs w:val="18"/>
                <w:rtl w:val="0"/>
              </w:rPr>
              <w:t xml:space="preserve">"After the fix, the payment JE should show the correct site analytic on every line."</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sz w:val="18"/>
                <w:szCs w:val="18"/>
                <w:rtl w:val="0"/>
              </w:rPr>
              <w:t xml:space="preserve">Which users or departments are affected?</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We need to know who to include in testing and who to notify.</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8"/>
                <w:szCs w:val="18"/>
                <w:rtl w:val="0"/>
              </w:rPr>
              <w:t xml:space="preserve">"Finance HO and all Site Accountants."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AF">
            <w:pPr>
              <w:rPr/>
            </w:pPr>
            <w:r w:rsidDel="00000000" w:rsidR="00000000" w:rsidRPr="00000000">
              <w:rPr>
                <w:sz w:val="18"/>
                <w:szCs w:val="18"/>
                <w:rtl w:val="0"/>
              </w:rPr>
              <w:t xml:space="preserve">How urgent is this?</w:t>
            </w:r>
            <w:r w:rsidDel="00000000" w:rsidR="00000000" w:rsidRPr="00000000">
              <w:rPr>
                <w:rtl w:val="0"/>
              </w:rPr>
            </w:r>
          </w:p>
        </w:tc>
        <w:tc>
          <w:tcPr>
            <w:shd w:fill="dce6f1" w:val="clear"/>
          </w:tcPr>
          <w:p w:rsidR="00000000" w:rsidDel="00000000" w:rsidP="00000000" w:rsidRDefault="00000000" w:rsidRPr="00000000" w14:paraId="000000B0">
            <w:pPr>
              <w:rPr/>
            </w:pPr>
            <w:r w:rsidDel="00000000" w:rsidR="00000000" w:rsidRPr="00000000">
              <w:rPr>
                <w:sz w:val="18"/>
                <w:szCs w:val="18"/>
                <w:rtl w:val="0"/>
              </w:rPr>
              <w:t xml:space="preserve">We use this to set the priority level correctly.</w:t>
            </w:r>
            <w:r w:rsidDel="00000000" w:rsidR="00000000" w:rsidRPr="00000000">
              <w:rPr>
                <w:rtl w:val="0"/>
              </w:rPr>
            </w:r>
          </w:p>
        </w:tc>
        <w:tc>
          <w:tcPr>
            <w:shd w:fill="dce6f1" w:val="clear"/>
          </w:tcPr>
          <w:p w:rsidR="00000000" w:rsidDel="00000000" w:rsidP="00000000" w:rsidRDefault="00000000" w:rsidRPr="00000000" w14:paraId="000000B1">
            <w:pPr>
              <w:rPr/>
            </w:pPr>
            <w:r w:rsidDel="00000000" w:rsidR="00000000" w:rsidRPr="00000000">
              <w:rPr>
                <w:sz w:val="18"/>
                <w:szCs w:val="18"/>
                <w:rtl w:val="0"/>
              </w:rPr>
              <w:t xml:space="preserve">"We cannot close the monthly accounts until this is fixed — P2 High."</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18"/>
                <w:szCs w:val="18"/>
                <w:rtl w:val="0"/>
              </w:rPr>
              <w:t xml:space="preserve">When do you need it?</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8"/>
                <w:szCs w:val="18"/>
                <w:rtl w:val="0"/>
              </w:rPr>
              <w:t xml:space="preserve">We use this to plan the deployment window.</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"Before month-end, which is 31 July."</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jc w:val="left"/>
        <w:rPr/>
      </w:pPr>
      <w:r w:rsidDel="00000000" w:rsidR="00000000" w:rsidRPr="00000000">
        <w:rPr>
          <w:color w:val="2e74b5"/>
          <w:rtl w:val="0"/>
        </w:rPr>
        <w:t xml:space="preserve">5.3  What Happens After You Submit</w:t>
      </w:r>
      <w:r w:rsidDel="00000000" w:rsidR="00000000" w:rsidRPr="00000000">
        <w:rPr>
          <w:rtl w:val="0"/>
        </w:rPr>
      </w:r>
    </w:p>
    <w:tbl>
      <w:tblPr>
        <w:tblStyle w:val="Table6"/>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f3864" w:val="clear"/>
          </w:tcPr>
          <w:p w:rsidR="00000000" w:rsidDel="00000000" w:rsidP="00000000" w:rsidRDefault="00000000" w:rsidRPr="00000000" w14:paraId="000000B7">
            <w:pPr>
              <w:rPr/>
            </w:pPr>
            <w:r w:rsidDel="00000000" w:rsidR="00000000" w:rsidRPr="00000000">
              <w:rPr>
                <w:b w:val="1"/>
                <w:bCs w:val="1"/>
                <w:color w:val="ffffff"/>
                <w:sz w:val="18"/>
                <w:szCs w:val="18"/>
                <w:rtl w:val="0"/>
              </w:rPr>
              <w:t xml:space="preserve">Step</w:t>
            </w:r>
            <w:r w:rsidDel="00000000" w:rsidR="00000000" w:rsidRPr="00000000">
              <w:rPr>
                <w:rtl w:val="0"/>
              </w:rPr>
            </w:r>
          </w:p>
        </w:tc>
        <w:tc>
          <w:tcPr>
            <w:shd w:fill="1f3864" w:val="clear"/>
          </w:tcPr>
          <w:p w:rsidR="00000000" w:rsidDel="00000000" w:rsidP="00000000" w:rsidRDefault="00000000" w:rsidRPr="00000000" w14:paraId="000000B8">
            <w:pPr>
              <w:rPr/>
            </w:pPr>
            <w:r w:rsidDel="00000000" w:rsidR="00000000" w:rsidRPr="00000000">
              <w:rPr>
                <w:b w:val="1"/>
                <w:bCs w:val="1"/>
                <w:color w:val="ffffff"/>
                <w:sz w:val="18"/>
                <w:szCs w:val="18"/>
                <w:rtl w:val="0"/>
              </w:rPr>
              <w:t xml:space="preserve">Who Acts</w:t>
            </w:r>
            <w:r w:rsidDel="00000000" w:rsidR="00000000" w:rsidRPr="00000000">
              <w:rPr>
                <w:rtl w:val="0"/>
              </w:rPr>
            </w:r>
          </w:p>
        </w:tc>
        <w:tc>
          <w:tcPr>
            <w:shd w:fill="1f3864" w:val="clear"/>
          </w:tcPr>
          <w:p w:rsidR="00000000" w:rsidDel="00000000" w:rsidP="00000000" w:rsidRDefault="00000000" w:rsidRPr="00000000" w14:paraId="000000B9">
            <w:pPr>
              <w:rPr/>
            </w:pPr>
            <w:r w:rsidDel="00000000" w:rsidR="00000000" w:rsidRPr="00000000">
              <w:rPr>
                <w:b w:val="1"/>
                <w:bCs w:val="1"/>
                <w:color w:val="ffffff"/>
                <w:sz w:val="18"/>
                <w:szCs w:val="18"/>
                <w:rtl w:val="0"/>
              </w:rPr>
              <w:t xml:space="preserve">What Happens</w:t>
            </w:r>
            <w:r w:rsidDel="00000000" w:rsidR="00000000" w:rsidRPr="00000000">
              <w:rPr>
                <w:rtl w:val="0"/>
              </w:rPr>
            </w:r>
          </w:p>
        </w:tc>
        <w:tc>
          <w:tcPr>
            <w:shd w:fill="1f3864" w:val="clear"/>
          </w:tcPr>
          <w:p w:rsidR="00000000" w:rsidDel="00000000" w:rsidP="00000000" w:rsidRDefault="00000000" w:rsidRPr="00000000" w14:paraId="000000BA">
            <w:pPr>
              <w:rPr/>
            </w:pPr>
            <w:r w:rsidDel="00000000" w:rsidR="00000000" w:rsidRPr="00000000">
              <w:rPr>
                <w:b w:val="1"/>
                <w:bCs w:val="1"/>
                <w:color w:val="ffffff"/>
                <w:sz w:val="18"/>
                <w:szCs w:val="18"/>
                <w:rtl w:val="0"/>
              </w:rPr>
              <w:t xml:space="preserve">By When</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sz w:val="18"/>
                <w:szCs w:val="18"/>
                <w:rtl w:val="0"/>
              </w:rPr>
              <w:t xml:space="preserve">1. Acknowledgement</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18"/>
                <w:szCs w:val="18"/>
                <w:rtl w:val="0"/>
              </w:rPr>
              <w:t xml:space="preserve">IT Manager</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8"/>
                <w:szCs w:val="18"/>
                <w:rtl w:val="0"/>
              </w:rPr>
              <w:t xml:space="preserve">Your request is received and given a CR number.</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8"/>
                <w:szCs w:val="18"/>
                <w:rtl w:val="0"/>
              </w:rPr>
              <w:t xml:space="preserve">Within response SLA (see Section 3.1)</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BF">
            <w:pPr>
              <w:rPr/>
            </w:pPr>
            <w:r w:rsidDel="00000000" w:rsidR="00000000" w:rsidRPr="00000000">
              <w:rPr>
                <w:sz w:val="18"/>
                <w:szCs w:val="18"/>
                <w:rtl w:val="0"/>
              </w:rPr>
              <w:t xml:space="preserve">2. Classification</w:t>
            </w:r>
            <w:r w:rsidDel="00000000" w:rsidR="00000000" w:rsidRPr="00000000">
              <w:rPr>
                <w:rtl w:val="0"/>
              </w:rPr>
            </w:r>
          </w:p>
        </w:tc>
        <w:tc>
          <w:tcPr>
            <w:shd w:fill="dce6f1" w:val="clear"/>
          </w:tcPr>
          <w:p w:rsidR="00000000" w:rsidDel="00000000" w:rsidP="00000000" w:rsidRDefault="00000000" w:rsidRPr="00000000" w14:paraId="000000C0">
            <w:pPr>
              <w:rPr/>
            </w:pPr>
            <w:r w:rsidDel="00000000" w:rsidR="00000000" w:rsidRPr="00000000">
              <w:rPr>
                <w:sz w:val="18"/>
                <w:szCs w:val="18"/>
                <w:rtl w:val="0"/>
              </w:rPr>
              <w:t xml:space="preserve">IT Manager</w:t>
            </w:r>
            <w:r w:rsidDel="00000000" w:rsidR="00000000" w:rsidRPr="00000000">
              <w:rPr>
                <w:rtl w:val="0"/>
              </w:rPr>
            </w:r>
          </w:p>
        </w:tc>
        <w:tc>
          <w:tcPr>
            <w:shd w:fill="dce6f1" w:val="clear"/>
          </w:tcPr>
          <w:p w:rsidR="00000000" w:rsidDel="00000000" w:rsidP="00000000" w:rsidRDefault="00000000" w:rsidRPr="00000000" w14:paraId="000000C1">
            <w:pPr>
              <w:rPr/>
            </w:pPr>
            <w:r w:rsidDel="00000000" w:rsidR="00000000" w:rsidRPr="00000000">
              <w:rPr>
                <w:sz w:val="18"/>
                <w:szCs w:val="18"/>
                <w:rtl w:val="0"/>
              </w:rPr>
              <w:t xml:space="preserve">Request is categorised and prioritised.</w:t>
            </w:r>
            <w:r w:rsidDel="00000000" w:rsidR="00000000" w:rsidRPr="00000000">
              <w:rPr>
                <w:rtl w:val="0"/>
              </w:rPr>
            </w:r>
          </w:p>
        </w:tc>
        <w:tc>
          <w:tcPr>
            <w:shd w:fill="dce6f1" w:val="clear"/>
          </w:tcPr>
          <w:p w:rsidR="00000000" w:rsidDel="00000000" w:rsidP="00000000" w:rsidRDefault="00000000" w:rsidRPr="00000000" w14:paraId="000000C2">
            <w:pPr>
              <w:rPr/>
            </w:pPr>
            <w:r w:rsidDel="00000000" w:rsidR="00000000" w:rsidRPr="00000000">
              <w:rPr>
                <w:sz w:val="18"/>
                <w:szCs w:val="18"/>
                <w:rtl w:val="0"/>
              </w:rPr>
              <w:t xml:space="preserve">Within 1 business day</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18"/>
                <w:szCs w:val="18"/>
                <w:rtl w:val="0"/>
              </w:rPr>
              <w:t xml:space="preserve">3. Confirmation</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8"/>
                <w:szCs w:val="18"/>
                <w:rtl w:val="0"/>
              </w:rPr>
              <w:t xml:space="preserve">IT Manager</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8"/>
                <w:szCs w:val="18"/>
                <w:rtl w:val="0"/>
              </w:rPr>
              <w:t xml:space="preserve">You receive: category, priority, and expected date.</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8"/>
                <w:szCs w:val="18"/>
                <w:rtl w:val="0"/>
              </w:rPr>
              <w:t xml:space="preserve">Within 1 business day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C7">
            <w:pPr>
              <w:rPr/>
            </w:pPr>
            <w:r w:rsidDel="00000000" w:rsidR="00000000" w:rsidRPr="00000000">
              <w:rPr>
                <w:sz w:val="18"/>
                <w:szCs w:val="18"/>
                <w:rtl w:val="0"/>
              </w:rPr>
              <w:t xml:space="preserve">4. Development</w:t>
            </w:r>
            <w:r w:rsidDel="00000000" w:rsidR="00000000" w:rsidRPr="00000000">
              <w:rPr>
                <w:rtl w:val="0"/>
              </w:rPr>
            </w:r>
          </w:p>
        </w:tc>
        <w:tc>
          <w:tcPr>
            <w:shd w:fill="dce6f1" w:val="clear"/>
          </w:tcPr>
          <w:p w:rsidR="00000000" w:rsidDel="00000000" w:rsidP="00000000" w:rsidRDefault="00000000" w:rsidRPr="00000000" w14:paraId="000000C8">
            <w:pPr>
              <w:rPr/>
            </w:pPr>
            <w:r w:rsidDel="00000000" w:rsidR="00000000" w:rsidRPr="00000000">
              <w:rPr>
                <w:sz w:val="18"/>
                <w:szCs w:val="18"/>
                <w:rtl w:val="0"/>
              </w:rPr>
              <w:t xml:space="preserve">Developer</w:t>
            </w:r>
            <w:r w:rsidDel="00000000" w:rsidR="00000000" w:rsidRPr="00000000">
              <w:rPr>
                <w:rtl w:val="0"/>
              </w:rPr>
            </w:r>
          </w:p>
        </w:tc>
        <w:tc>
          <w:tcPr>
            <w:shd w:fill="dce6f1" w:val="clear"/>
          </w:tcPr>
          <w:p w:rsidR="00000000" w:rsidDel="00000000" w:rsidP="00000000" w:rsidRDefault="00000000" w:rsidRPr="00000000" w14:paraId="000000C9">
            <w:pPr>
              <w:rPr/>
            </w:pPr>
            <w:r w:rsidDel="00000000" w:rsidR="00000000" w:rsidRPr="00000000">
              <w:rPr>
                <w:sz w:val="18"/>
                <w:szCs w:val="18"/>
                <w:rtl w:val="0"/>
              </w:rPr>
              <w:t xml:space="preserve">The change is built and tested in a safe environment.</w:t>
            </w:r>
            <w:r w:rsidDel="00000000" w:rsidR="00000000" w:rsidRPr="00000000">
              <w:rPr>
                <w:rtl w:val="0"/>
              </w:rPr>
            </w:r>
          </w:p>
        </w:tc>
        <w:tc>
          <w:tcPr>
            <w:shd w:fill="dce6f1" w:val="clear"/>
          </w:tcPr>
          <w:p w:rsidR="00000000" w:rsidDel="00000000" w:rsidP="00000000" w:rsidRDefault="00000000" w:rsidRPr="00000000" w14:paraId="000000CA">
            <w:pPr>
              <w:rPr/>
            </w:pPr>
            <w:r w:rsidDel="00000000" w:rsidR="00000000" w:rsidRPr="00000000">
              <w:rPr>
                <w:sz w:val="18"/>
                <w:szCs w:val="18"/>
                <w:rtl w:val="0"/>
              </w:rPr>
              <w:t xml:space="preserve">Per agreed timeline</w:t>
            </w:r>
            <w:r w:rsidDel="00000000" w:rsidR="00000000" w:rsidRPr="00000000">
              <w:rPr>
                <w:rtl w:val="0"/>
              </w:rPr>
            </w:r>
          </w:p>
        </w:tc>
      </w:tr>
      <w:tr>
        <w:trPr>
          <w:cantSplit w:val="0"/>
          <w:tblHeader w:val="0"/>
        </w:trPr>
        <w:tc>
          <w:tcPr/>
          <w:p w:rsidR="00000000" w:rsidDel="00000000" w:rsidP="00000000" w:rsidRDefault="00000000" w:rsidRPr="00000000" w14:paraId="000000CB">
            <w:pPr>
              <w:rPr/>
            </w:pPr>
            <w:r w:rsidDel="00000000" w:rsidR="00000000" w:rsidRPr="00000000">
              <w:rPr>
                <w:sz w:val="18"/>
                <w:szCs w:val="18"/>
                <w:rtl w:val="0"/>
              </w:rPr>
              <w:t xml:space="preserve">5. Your UAT</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18"/>
                <w:szCs w:val="18"/>
                <w:rtl w:val="0"/>
              </w:rPr>
              <w:t xml:space="preserve">You</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8"/>
                <w:szCs w:val="18"/>
                <w:rtl w:val="0"/>
              </w:rPr>
              <w:t xml:space="preserve">You test the change and confirm it works.</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8"/>
                <w:szCs w:val="18"/>
                <w:rtl w:val="0"/>
              </w:rPr>
              <w:t xml:space="preserve">Within 1-2 days of being invited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0CF">
            <w:pPr>
              <w:rPr/>
            </w:pPr>
            <w:r w:rsidDel="00000000" w:rsidR="00000000" w:rsidRPr="00000000">
              <w:rPr>
                <w:sz w:val="18"/>
                <w:szCs w:val="18"/>
                <w:rtl w:val="0"/>
              </w:rPr>
              <w:t xml:space="preserve">6. Go-live</w:t>
            </w:r>
            <w:r w:rsidDel="00000000" w:rsidR="00000000" w:rsidRPr="00000000">
              <w:rPr>
                <w:rtl w:val="0"/>
              </w:rPr>
            </w:r>
          </w:p>
        </w:tc>
        <w:tc>
          <w:tcPr>
            <w:shd w:fill="dce6f1" w:val="clear"/>
          </w:tcPr>
          <w:p w:rsidR="00000000" w:rsidDel="00000000" w:rsidP="00000000" w:rsidRDefault="00000000" w:rsidRPr="00000000" w14:paraId="000000D0">
            <w:pPr>
              <w:rPr/>
            </w:pPr>
            <w:r w:rsidDel="00000000" w:rsidR="00000000" w:rsidRPr="00000000">
              <w:rPr>
                <w:sz w:val="18"/>
                <w:szCs w:val="18"/>
                <w:rtl w:val="0"/>
              </w:rPr>
              <w:t xml:space="preserve">IT Manager</w:t>
            </w:r>
            <w:r w:rsidDel="00000000" w:rsidR="00000000" w:rsidRPr="00000000">
              <w:rPr>
                <w:rtl w:val="0"/>
              </w:rPr>
            </w:r>
          </w:p>
        </w:tc>
        <w:tc>
          <w:tcPr>
            <w:shd w:fill="dce6f1" w:val="clear"/>
          </w:tcPr>
          <w:p w:rsidR="00000000" w:rsidDel="00000000" w:rsidP="00000000" w:rsidRDefault="00000000" w:rsidRPr="00000000" w14:paraId="000000D1">
            <w:pPr>
              <w:rPr/>
            </w:pPr>
            <w:r w:rsidDel="00000000" w:rsidR="00000000" w:rsidRPr="00000000">
              <w:rPr>
                <w:sz w:val="18"/>
                <w:szCs w:val="18"/>
                <w:rtl w:val="0"/>
              </w:rPr>
              <w:t xml:space="preserve">Change is deployed to production.</w:t>
            </w:r>
            <w:r w:rsidDel="00000000" w:rsidR="00000000" w:rsidRPr="00000000">
              <w:rPr>
                <w:rtl w:val="0"/>
              </w:rPr>
            </w:r>
          </w:p>
        </w:tc>
        <w:tc>
          <w:tcPr>
            <w:shd w:fill="dce6f1" w:val="clear"/>
          </w:tcPr>
          <w:p w:rsidR="00000000" w:rsidDel="00000000" w:rsidP="00000000" w:rsidRDefault="00000000" w:rsidRPr="00000000" w14:paraId="000000D2">
            <w:pPr>
              <w:rPr/>
            </w:pPr>
            <w:r w:rsidDel="00000000" w:rsidR="00000000" w:rsidRPr="00000000">
              <w:rPr>
                <w:sz w:val="18"/>
                <w:szCs w:val="18"/>
                <w:rtl w:val="0"/>
              </w:rPr>
              <w:t xml:space="preserve">Per agreed deployment window</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18"/>
                <w:szCs w:val="18"/>
                <w:rtl w:val="0"/>
              </w:rPr>
              <w:t xml:space="preserve">7. Confirmation</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8"/>
                <w:szCs w:val="18"/>
                <w:rtl w:val="0"/>
              </w:rPr>
              <w:t xml:space="preserve">IT Manager</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8"/>
                <w:szCs w:val="18"/>
                <w:rtl w:val="0"/>
              </w:rPr>
              <w:t xml:space="preserve">You receive confirmation the change is live.</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8"/>
                <w:szCs w:val="18"/>
                <w:rtl w:val="0"/>
              </w:rPr>
              <w:t xml:space="preserve">Within 15 minutes of go-live</w:t>
            </w:r>
            <w:r w:rsidDel="00000000" w:rsidR="00000000" w:rsidRPr="00000000">
              <w:rPr>
                <w:rtl w:val="0"/>
              </w:rPr>
            </w:r>
          </w:p>
        </w:tc>
      </w:tr>
    </w:tbl>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jc w:val="left"/>
        <w:rPr/>
      </w:pPr>
      <w:r w:rsidDel="00000000" w:rsidR="00000000" w:rsidRPr="00000000">
        <w:rPr>
          <w:color w:val="1f3864"/>
          <w:rtl w:val="0"/>
        </w:rPr>
        <w:t xml:space="preserve">6. The Change Journey — Step by Step</w:t>
      </w:r>
      <w:r w:rsidDel="00000000" w:rsidR="00000000" w:rsidRPr="00000000">
        <w:rPr>
          <w:rtl w:val="0"/>
        </w:rPr>
      </w:r>
    </w:p>
    <w:p w:rsidR="00000000" w:rsidDel="00000000" w:rsidP="00000000" w:rsidRDefault="00000000" w:rsidRPr="00000000" w14:paraId="000000D9">
      <w:pPr>
        <w:rPr/>
      </w:pPr>
      <w:r w:rsidDel="00000000" w:rsidR="00000000" w:rsidRPr="00000000">
        <w:rPr>
          <w:b w:val="0"/>
          <w:bCs w:val="0"/>
          <w:i w:val="0"/>
          <w:iCs w:val="0"/>
          <w:sz w:val="20"/>
          <w:szCs w:val="20"/>
          <w:rtl w:val="0"/>
        </w:rPr>
        <w:t xml:space="preserve">The following sections describe the end-to-end journey for each type of change. These are written for business readers — they describe what happens at each stage in plain terms, including what we need from you and how long each stage takes.</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jc w:val="left"/>
        <w:rPr/>
      </w:pPr>
      <w:r w:rsidDel="00000000" w:rsidR="00000000" w:rsidRPr="00000000">
        <w:rPr>
          <w:color w:val="1f3864"/>
          <w:rtl w:val="0"/>
        </w:rPr>
        <w:t xml:space="preserve">6A.  New Features &amp; Enhancements</w:t>
      </w:r>
      <w:r w:rsidDel="00000000" w:rsidR="00000000" w:rsidRPr="00000000">
        <w:rPr>
          <w:rtl w:val="0"/>
        </w:rPr>
      </w:r>
    </w:p>
    <w:p w:rsidR="00000000" w:rsidDel="00000000" w:rsidP="00000000" w:rsidRDefault="00000000" w:rsidRPr="00000000" w14:paraId="000000DC">
      <w:pPr>
        <w:rPr/>
      </w:pPr>
      <w:r w:rsidDel="00000000" w:rsidR="00000000" w:rsidRPr="00000000">
        <w:rPr>
          <w:b w:val="0"/>
          <w:bCs w:val="0"/>
          <w:i w:val="0"/>
          <w:iCs w:val="0"/>
          <w:sz w:val="20"/>
          <w:szCs w:val="20"/>
          <w:rtl w:val="0"/>
        </w:rPr>
        <w:t xml:space="preserve">A new feature is something the system does not currently do. Because new features affect multiple users and business processes, they go through the most thorough review and testing process.</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hd w:fill="375623" w:val="clear"/>
        <w:rPr/>
      </w:pPr>
      <w:r w:rsidDel="00000000" w:rsidR="00000000" w:rsidRPr="00000000">
        <w:rPr>
          <w:b w:val="1"/>
          <w:bCs w:val="1"/>
          <w:color w:val="ffffff"/>
          <w:sz w:val="21"/>
          <w:szCs w:val="21"/>
          <w:rtl w:val="0"/>
        </w:rPr>
        <w:t xml:space="preserve">  STAGE 1  —  Understanding the Requirement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IT Manager meets with you to understand the business need in detail.</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We document: What problem are we solving? Who benefits? What does "done" look like?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We also check: does this affect any other part of the system? (e.g., does a new report affect accounting?)</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Output: A clear, agreed description of what needs to be built.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Your time needed: 30–60 minute discussion.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hd w:fill="2e74b5" w:val="clear"/>
        <w:rPr/>
      </w:pPr>
      <w:r w:rsidDel="00000000" w:rsidR="00000000" w:rsidRPr="00000000">
        <w:rPr>
          <w:b w:val="1"/>
          <w:bCs w:val="1"/>
          <w:color w:val="ffffff"/>
          <w:sz w:val="21"/>
          <w:szCs w:val="21"/>
          <w:rtl w:val="0"/>
        </w:rPr>
        <w:t xml:space="preserve">  STAGE 2  —  Planning &amp; Approval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IT team reviews the request and estimates how long it will take.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For new features, Management sign-off is required before any work begins.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You receive a written confirmation: "We will build X. Estimated delivery: [date]. Cost: [if applicable]."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Output: Approved plan with delivery timeline.</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Your time needed: Review and approve the plan (usually same day).</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hd w:fill="7030a0" w:val="clear"/>
        <w:rPr/>
      </w:pPr>
      <w:r w:rsidDel="00000000" w:rsidR="00000000" w:rsidRPr="00000000">
        <w:rPr>
          <w:b w:val="1"/>
          <w:bCs w:val="1"/>
          <w:color w:val="ffffff"/>
          <w:sz w:val="21"/>
          <w:szCs w:val="21"/>
          <w:rtl w:val="0"/>
        </w:rPr>
        <w:t xml:space="preserve">  STAGE 3  —  Building the Feature  </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developer builds the feature in an isolated test environment — completely separate from your live system.</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changes are made to the live system during this stage.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developer tests the feature themselves before passing it to you.</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Output: A working feature ready for your review.</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Your time needed: None during this stage.</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hd w:fill="ed7d31" w:val="clear"/>
        <w:rPr/>
      </w:pPr>
      <w:r w:rsidDel="00000000" w:rsidR="00000000" w:rsidRPr="00000000">
        <w:rPr>
          <w:b w:val="1"/>
          <w:bCs w:val="1"/>
          <w:color w:val="ffffff"/>
          <w:sz w:val="21"/>
          <w:szCs w:val="21"/>
          <w:rtl w:val="0"/>
        </w:rPr>
        <w:t xml:space="preserve">  STAGE 4  —  Your Testing (UAT)  </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new feature is placed on a copy of your live system for you to test.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You receive step-by-step testing instructions from the IT team.</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You test the feature using real scenarios from your daily work.</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If something is not right, you tell us — we fix it and re-test.</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Once you are satisfied: you send a written approval (email or WhatsApp is fine).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Output: Your written sign-off: "This works correctly. Approved for go-live."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Your time needed: 30 minutes to 2 hours depending on the feature size.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hd w:fill="c00000" w:val="clear"/>
        <w:rPr/>
      </w:pPr>
      <w:r w:rsidDel="00000000" w:rsidR="00000000" w:rsidRPr="00000000">
        <w:rPr>
          <w:b w:val="1"/>
          <w:bCs w:val="1"/>
          <w:color w:val="ffffff"/>
          <w:sz w:val="21"/>
          <w:szCs w:val="21"/>
          <w:rtl w:val="0"/>
        </w:rPr>
        <w:t xml:space="preserve">  STAGE 5  —  Final Approval &amp; Scheduling  </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sz w:val="20"/>
          <w:szCs w:val="20"/>
          <w:rtl w:val="0"/>
        </w:rPr>
        <w:t xml:space="preserve">The IT Manager</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confirms your sign-off is received.</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 go-live date and time is agreed — preferably off-peak hours (evenings or weekends).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affected staff receive a notification at least 48 hours in advance.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Output: Confirmed go-live date, all users notified.</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Your time needed: Confirm the go-live date is convenient.</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hd w:fill="1f3864" w:val="clear"/>
        <w:rPr/>
      </w:pPr>
      <w:r w:rsidDel="00000000" w:rsidR="00000000" w:rsidRPr="00000000">
        <w:rPr>
          <w:b w:val="1"/>
          <w:bCs w:val="1"/>
          <w:color w:val="ffffff"/>
          <w:sz w:val="21"/>
          <w:szCs w:val="21"/>
          <w:rtl w:val="0"/>
        </w:rPr>
        <w:t xml:space="preserve">  STAGE 6  —  Go-Live  </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IT team deploys the feature to your live production system during the agreed window.</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system may have a short period of limited access during the update (usually 5–15 minutes).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IT team verifies everything is working correctly after the update.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affected staff receive a "system updated" notification.</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Output: New feature is live and available to all authorised users.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Your time needed: A quick confirmation that you can see the feature working.</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hd w:fill="595959" w:val="clear"/>
        <w:rPr/>
      </w:pPr>
      <w:r w:rsidDel="00000000" w:rsidR="00000000" w:rsidRPr="00000000">
        <w:rPr>
          <w:b w:val="1"/>
          <w:bCs w:val="1"/>
          <w:color w:val="ffffff"/>
          <w:sz w:val="21"/>
          <w:szCs w:val="21"/>
          <w:rtl w:val="0"/>
        </w:rPr>
        <w:t xml:space="preserve">  STAGE 7  —  Closure  </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change is recorded in the Change Log with all relevant details.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IT team closes the request and updates you accordingly.</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Any follow-up issues are raised as new Change Requests.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Output: Closed and fully documented change.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Your time needed: None.</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hd w:fill="e2efda" w:val="clear"/>
        <w:ind w:left="288" w:right="288" w:firstLine="0"/>
        <w:rPr/>
      </w:pPr>
      <w:r w:rsidDel="00000000" w:rsidR="00000000" w:rsidRPr="00000000">
        <w:rPr>
          <w:b w:val="1"/>
          <w:bCs w:val="1"/>
          <w:color w:val="375623"/>
          <w:sz w:val="18"/>
          <w:szCs w:val="18"/>
          <w:rtl w:val="0"/>
        </w:rPr>
        <w:t xml:space="preserve">TYPICAL TIMELINES:  </w:t>
      </w:r>
      <w:r w:rsidDel="00000000" w:rsidR="00000000" w:rsidRPr="00000000">
        <w:rPr>
          <w:color w:val="3f3f3f"/>
          <w:sz w:val="18"/>
          <w:szCs w:val="18"/>
          <w:rtl w:val="0"/>
        </w:rPr>
        <w:t xml:space="preserve">Small new feature (e.g., a new field or filter): 3–5 business days.  Medium new feature (e.g., a new report): 1–2 weeks.  Large new feature (e.g., a new approval workflow): 3–4 weeks.</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2"/>
        <w:jc w:val="left"/>
        <w:rPr/>
      </w:pPr>
      <w:r w:rsidDel="00000000" w:rsidR="00000000" w:rsidRPr="00000000">
        <w:rPr>
          <w:color w:val="1f3864"/>
          <w:rtl w:val="0"/>
        </w:rPr>
        <w:t xml:space="preserve">6B.  Bug Fixes &amp; Minor Corrections</w:t>
      </w:r>
      <w:r w:rsidDel="00000000" w:rsidR="00000000" w:rsidRPr="00000000">
        <w:rPr>
          <w:rtl w:val="0"/>
        </w:rPr>
      </w:r>
    </w:p>
    <w:p w:rsidR="00000000" w:rsidDel="00000000" w:rsidP="00000000" w:rsidRDefault="00000000" w:rsidRPr="00000000" w14:paraId="00000116">
      <w:pPr>
        <w:rPr/>
      </w:pPr>
      <w:r w:rsidDel="00000000" w:rsidR="00000000" w:rsidRPr="00000000">
        <w:rPr>
          <w:b w:val="0"/>
          <w:bCs w:val="0"/>
          <w:i w:val="0"/>
          <w:iCs w:val="0"/>
          <w:sz w:val="20"/>
          <w:szCs w:val="20"/>
          <w:rtl w:val="0"/>
        </w:rPr>
        <w:t xml:space="preserve">A bug fix corrects something that is working incorrectly. Because bugs are usually smaller in scope, the process is faster — but testing and sign-off are still required.</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7"/>
        <w:tblW w:w="97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6"/>
        <w:gridCol w:w="2436"/>
        <w:gridCol w:w="2436"/>
        <w:gridCol w:w="2436"/>
        <w:tblGridChange w:id="0">
          <w:tblGrid>
            <w:gridCol w:w="2436"/>
            <w:gridCol w:w="2436"/>
            <w:gridCol w:w="2436"/>
            <w:gridCol w:w="2436"/>
          </w:tblGrid>
        </w:tblGridChange>
      </w:tblGrid>
      <w:tr>
        <w:trPr>
          <w:cantSplit w:val="0"/>
          <w:tblHeader w:val="0"/>
        </w:trPr>
        <w:tc>
          <w:tcPr>
            <w:shd w:fill="1f3864" w:val="clear"/>
          </w:tcPr>
          <w:p w:rsidR="00000000" w:rsidDel="00000000" w:rsidP="00000000" w:rsidRDefault="00000000" w:rsidRPr="00000000" w14:paraId="00000118">
            <w:pPr>
              <w:rPr/>
            </w:pPr>
            <w:r w:rsidDel="00000000" w:rsidR="00000000" w:rsidRPr="00000000">
              <w:rPr>
                <w:b w:val="1"/>
                <w:bCs w:val="1"/>
                <w:color w:val="ffffff"/>
                <w:sz w:val="18"/>
                <w:szCs w:val="18"/>
                <w:rtl w:val="0"/>
              </w:rPr>
              <w:t xml:space="preserve">Stage</w:t>
            </w:r>
            <w:r w:rsidDel="00000000" w:rsidR="00000000" w:rsidRPr="00000000">
              <w:rPr>
                <w:rtl w:val="0"/>
              </w:rPr>
            </w:r>
          </w:p>
        </w:tc>
        <w:tc>
          <w:tcPr>
            <w:shd w:fill="1f3864" w:val="clear"/>
          </w:tcPr>
          <w:p w:rsidR="00000000" w:rsidDel="00000000" w:rsidP="00000000" w:rsidRDefault="00000000" w:rsidRPr="00000000" w14:paraId="00000119">
            <w:pPr>
              <w:rPr/>
            </w:pPr>
            <w:r w:rsidDel="00000000" w:rsidR="00000000" w:rsidRPr="00000000">
              <w:rPr>
                <w:b w:val="1"/>
                <w:bCs w:val="1"/>
                <w:color w:val="ffffff"/>
                <w:sz w:val="18"/>
                <w:szCs w:val="18"/>
                <w:rtl w:val="0"/>
              </w:rPr>
              <w:t xml:space="preserve">What Happens</w:t>
            </w:r>
            <w:r w:rsidDel="00000000" w:rsidR="00000000" w:rsidRPr="00000000">
              <w:rPr>
                <w:rtl w:val="0"/>
              </w:rPr>
            </w:r>
          </w:p>
        </w:tc>
        <w:tc>
          <w:tcPr>
            <w:shd w:fill="1f3864" w:val="clear"/>
          </w:tcPr>
          <w:p w:rsidR="00000000" w:rsidDel="00000000" w:rsidP="00000000" w:rsidRDefault="00000000" w:rsidRPr="00000000" w14:paraId="0000011A">
            <w:pPr>
              <w:rPr/>
            </w:pPr>
            <w:r w:rsidDel="00000000" w:rsidR="00000000" w:rsidRPr="00000000">
              <w:rPr>
                <w:b w:val="1"/>
                <w:bCs w:val="1"/>
                <w:color w:val="ffffff"/>
                <w:sz w:val="18"/>
                <w:szCs w:val="18"/>
                <w:rtl w:val="0"/>
              </w:rPr>
              <w:t xml:space="preserve">Who Acts</w:t>
            </w:r>
            <w:r w:rsidDel="00000000" w:rsidR="00000000" w:rsidRPr="00000000">
              <w:rPr>
                <w:rtl w:val="0"/>
              </w:rPr>
            </w:r>
          </w:p>
        </w:tc>
        <w:tc>
          <w:tcPr>
            <w:shd w:fill="1f3864" w:val="clear"/>
          </w:tcPr>
          <w:p w:rsidR="00000000" w:rsidDel="00000000" w:rsidP="00000000" w:rsidRDefault="00000000" w:rsidRPr="00000000" w14:paraId="0000011B">
            <w:pPr>
              <w:rPr/>
            </w:pPr>
            <w:r w:rsidDel="00000000" w:rsidR="00000000" w:rsidRPr="00000000">
              <w:rPr>
                <w:b w:val="1"/>
                <w:bCs w:val="1"/>
                <w:color w:val="ffffff"/>
                <w:sz w:val="18"/>
                <w:szCs w:val="18"/>
                <w:rtl w:val="0"/>
              </w:rPr>
              <w:t xml:space="preserve">Target Time</w:t>
            </w:r>
            <w:r w:rsidDel="00000000" w:rsidR="00000000" w:rsidRPr="00000000">
              <w:rPr>
                <w:rtl w:val="0"/>
              </w:rPr>
            </w:r>
          </w:p>
        </w:tc>
      </w:tr>
      <w:tr>
        <w:trPr>
          <w:cantSplit w:val="0"/>
          <w:tblHeader w:val="0"/>
        </w:trPr>
        <w:tc>
          <w:tcPr/>
          <w:p w:rsidR="00000000" w:rsidDel="00000000" w:rsidP="00000000" w:rsidRDefault="00000000" w:rsidRPr="00000000" w14:paraId="0000011C">
            <w:pPr>
              <w:rPr/>
            </w:pPr>
            <w:r w:rsidDel="00000000" w:rsidR="00000000" w:rsidRPr="00000000">
              <w:rPr>
                <w:sz w:val="18"/>
                <w:szCs w:val="18"/>
                <w:rtl w:val="0"/>
              </w:rPr>
              <w:t xml:space="preserve">1. Request &amp; Triage</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8"/>
                <w:szCs w:val="18"/>
                <w:rtl w:val="0"/>
              </w:rPr>
              <w:t xml:space="preserve">You submit the bug report. IT Manager acknowledges and classifies the priority. Developer verifies they can reproduce the problem.</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8"/>
                <w:szCs w:val="18"/>
                <w:rtl w:val="0"/>
              </w:rPr>
              <w:t xml:space="preserve">You + IT Manager</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8"/>
                <w:szCs w:val="18"/>
                <w:rtl w:val="0"/>
              </w:rPr>
              <w:t xml:space="preserve">Within priority SLA</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20">
            <w:pPr>
              <w:rPr/>
            </w:pPr>
            <w:r w:rsidDel="00000000" w:rsidR="00000000" w:rsidRPr="00000000">
              <w:rPr>
                <w:sz w:val="18"/>
                <w:szCs w:val="18"/>
                <w:rtl w:val="0"/>
              </w:rPr>
              <w:t xml:space="preserve">2. Fix Development</w:t>
            </w:r>
            <w:r w:rsidDel="00000000" w:rsidR="00000000" w:rsidRPr="00000000">
              <w:rPr>
                <w:rtl w:val="0"/>
              </w:rPr>
            </w:r>
          </w:p>
        </w:tc>
        <w:tc>
          <w:tcPr>
            <w:shd w:fill="dce6f1" w:val="clear"/>
          </w:tcPr>
          <w:p w:rsidR="00000000" w:rsidDel="00000000" w:rsidP="00000000" w:rsidRDefault="00000000" w:rsidRPr="00000000" w14:paraId="00000121">
            <w:pPr>
              <w:rPr/>
            </w:pPr>
            <w:r w:rsidDel="00000000" w:rsidR="00000000" w:rsidRPr="00000000">
              <w:rPr>
                <w:sz w:val="18"/>
                <w:szCs w:val="18"/>
                <w:rtl w:val="0"/>
              </w:rPr>
              <w:t xml:space="preserve">Developer builds the smallest possible fix in the test environment. The fix is tested by the developer before being passed to you. We are careful to ensure the fix does not affect anything else.</w:t>
            </w:r>
            <w:r w:rsidDel="00000000" w:rsidR="00000000" w:rsidRPr="00000000">
              <w:rPr>
                <w:rtl w:val="0"/>
              </w:rPr>
            </w:r>
          </w:p>
        </w:tc>
        <w:tc>
          <w:tcPr>
            <w:shd w:fill="dce6f1" w:val="clear"/>
          </w:tcPr>
          <w:p w:rsidR="00000000" w:rsidDel="00000000" w:rsidP="00000000" w:rsidRDefault="00000000" w:rsidRPr="00000000" w14:paraId="00000122">
            <w:pPr>
              <w:rPr/>
            </w:pPr>
            <w:r w:rsidDel="00000000" w:rsidR="00000000" w:rsidRPr="00000000">
              <w:rPr>
                <w:sz w:val="18"/>
                <w:szCs w:val="18"/>
                <w:rtl w:val="0"/>
              </w:rPr>
              <w:t xml:space="preserve">Developer</w:t>
            </w:r>
            <w:r w:rsidDel="00000000" w:rsidR="00000000" w:rsidRPr="00000000">
              <w:rPr>
                <w:rtl w:val="0"/>
              </w:rPr>
            </w:r>
          </w:p>
        </w:tc>
        <w:tc>
          <w:tcPr>
            <w:shd w:fill="dce6f1" w:val="clear"/>
          </w:tcPr>
          <w:p w:rsidR="00000000" w:rsidDel="00000000" w:rsidP="00000000" w:rsidRDefault="00000000" w:rsidRPr="00000000" w14:paraId="00000123">
            <w:pPr>
              <w:rPr/>
            </w:pPr>
            <w:r w:rsidDel="00000000" w:rsidR="00000000" w:rsidRPr="00000000">
              <w:rPr>
                <w:sz w:val="18"/>
                <w:szCs w:val="18"/>
                <w:rtl w:val="0"/>
              </w:rPr>
              <w:t xml:space="preserve">2 hours – 1 day</w:t>
              <w:br w:type="textWrapping"/>
              <w:t xml:space="preserve">depending on complexity</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sz w:val="18"/>
                <w:szCs w:val="18"/>
                <w:rtl w:val="0"/>
              </w:rPr>
              <w:t xml:space="preserve">3. Your Testing</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18"/>
                <w:szCs w:val="18"/>
                <w:rtl w:val="0"/>
              </w:rPr>
              <w:t xml:space="preserve">The fix is placed on the test environment. You verify the original problem is resolved. You also check that nothing nearby has been affected. Written sign-off (a quick WhatsApp "this is fixed, go ahead" is sufficient).</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8"/>
                <w:szCs w:val="18"/>
                <w:rtl w:val="0"/>
              </w:rPr>
              <w:t xml:space="preserve">You (the Requester)</w:t>
            </w:r>
            <w:r w:rsidDel="00000000" w:rsidR="00000000" w:rsidRPr="00000000">
              <w:rPr>
                <w:rtl w:val="0"/>
              </w:rPr>
            </w:r>
          </w:p>
        </w:tc>
        <w:tc>
          <w:tcPr/>
          <w:p w:rsidR="00000000" w:rsidDel="00000000" w:rsidP="00000000" w:rsidRDefault="00000000" w:rsidRPr="00000000" w14:paraId="00000127">
            <w:pPr>
              <w:rPr/>
            </w:pPr>
            <w:r w:rsidDel="00000000" w:rsidR="00000000" w:rsidRPr="00000000">
              <w:rPr>
                <w:sz w:val="18"/>
                <w:szCs w:val="18"/>
                <w:rtl w:val="0"/>
              </w:rPr>
              <w:t xml:space="preserve">30–60 minutes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28">
            <w:pPr>
              <w:rPr/>
            </w:pPr>
            <w:r w:rsidDel="00000000" w:rsidR="00000000" w:rsidRPr="00000000">
              <w:rPr>
                <w:sz w:val="18"/>
                <w:szCs w:val="18"/>
                <w:rtl w:val="0"/>
              </w:rPr>
              <w:t xml:space="preserve">4. Go-Live</w:t>
            </w:r>
            <w:r w:rsidDel="00000000" w:rsidR="00000000" w:rsidRPr="00000000">
              <w:rPr>
                <w:rtl w:val="0"/>
              </w:rPr>
            </w:r>
          </w:p>
        </w:tc>
        <w:tc>
          <w:tcPr>
            <w:shd w:fill="dce6f1" w:val="clear"/>
          </w:tcPr>
          <w:p w:rsidR="00000000" w:rsidDel="00000000" w:rsidP="00000000" w:rsidRDefault="00000000" w:rsidRPr="00000000" w14:paraId="00000129">
            <w:pPr>
              <w:rPr/>
            </w:pPr>
            <w:r w:rsidDel="00000000" w:rsidR="00000000" w:rsidRPr="00000000">
              <w:rPr>
                <w:sz w:val="18"/>
                <w:szCs w:val="18"/>
                <w:rtl w:val="0"/>
              </w:rPr>
              <w:t xml:space="preserve">The IT Manager approves deployment. Fix is deployed to production during an agreed window. You confirm the fix is working in the live system. Change Log is updated.</w:t>
            </w:r>
            <w:r w:rsidDel="00000000" w:rsidR="00000000" w:rsidRPr="00000000">
              <w:rPr>
                <w:rtl w:val="0"/>
              </w:rPr>
            </w:r>
          </w:p>
        </w:tc>
        <w:tc>
          <w:tcPr>
            <w:shd w:fill="dce6f1" w:val="clear"/>
          </w:tcPr>
          <w:p w:rsidR="00000000" w:rsidDel="00000000" w:rsidP="00000000" w:rsidRDefault="00000000" w:rsidRPr="00000000" w14:paraId="0000012A">
            <w:pPr>
              <w:rPr/>
            </w:pPr>
            <w:r w:rsidDel="00000000" w:rsidR="00000000" w:rsidRPr="00000000">
              <w:rPr>
                <w:sz w:val="18"/>
                <w:szCs w:val="18"/>
                <w:rtl w:val="0"/>
              </w:rPr>
              <w:t xml:space="preserve">IT Manager + Developer</w:t>
            </w:r>
            <w:r w:rsidDel="00000000" w:rsidR="00000000" w:rsidRPr="00000000">
              <w:rPr>
                <w:rtl w:val="0"/>
              </w:rPr>
            </w:r>
          </w:p>
        </w:tc>
        <w:tc>
          <w:tcPr>
            <w:shd w:fill="dce6f1" w:val="clear"/>
          </w:tcPr>
          <w:p w:rsidR="00000000" w:rsidDel="00000000" w:rsidP="00000000" w:rsidRDefault="00000000" w:rsidRPr="00000000" w14:paraId="0000012B">
            <w:pPr>
              <w:rPr/>
            </w:pPr>
            <w:r w:rsidDel="00000000" w:rsidR="00000000" w:rsidRPr="00000000">
              <w:rPr>
                <w:sz w:val="18"/>
                <w:szCs w:val="18"/>
                <w:rtl w:val="0"/>
              </w:rPr>
              <w:t xml:space="preserve">15–30 minutes</w:t>
              <w:br w:type="textWrapping"/>
              <w:t xml:space="preserve">for deployment</w:t>
            </w:r>
            <w:r w:rsidDel="00000000" w:rsidR="00000000" w:rsidRPr="00000000">
              <w:rPr>
                <w:rtl w:val="0"/>
              </w:rPr>
            </w:r>
          </w:p>
        </w:tc>
      </w:tr>
    </w:tbl>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hd w:fill="fff2cc" w:val="clear"/>
        <w:ind w:left="288" w:right="288" w:firstLine="0"/>
        <w:rPr/>
      </w:pPr>
      <w:r w:rsidDel="00000000" w:rsidR="00000000" w:rsidRPr="00000000">
        <w:rPr>
          <w:b w:val="1"/>
          <w:bCs w:val="1"/>
          <w:color w:val="7f6000"/>
          <w:sz w:val="18"/>
          <w:szCs w:val="18"/>
          <w:rtl w:val="0"/>
        </w:rPr>
        <w:t xml:space="preserve">LOW-PRIORITY BUG GROUPING:  </w:t>
      </w:r>
      <w:r w:rsidDel="00000000" w:rsidR="00000000" w:rsidRPr="00000000">
        <w:rPr>
          <w:color w:val="3f3f3f"/>
          <w:sz w:val="18"/>
          <w:szCs w:val="18"/>
          <w:rtl w:val="0"/>
        </w:rPr>
        <w:t xml:space="preserve">Minor bugs with no operational impact (P4) are grouped together and deployed as a batch every two weeks rather than individually. This reduces the number of system updates your team has to absorb and makes each update more predictable.</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2"/>
        <w:jc w:val="left"/>
        <w:rPr/>
      </w:pPr>
      <w:r w:rsidDel="00000000" w:rsidR="00000000" w:rsidRPr="00000000">
        <w:rPr>
          <w:color w:val="1f3864"/>
          <w:rtl w:val="0"/>
        </w:rPr>
        <w:t xml:space="preserve">6C.  Emergency Fixes — When the System is Down</w:t>
      </w:r>
      <w:r w:rsidDel="00000000" w:rsidR="00000000" w:rsidRPr="00000000">
        <w:rPr>
          <w:rtl w:val="0"/>
        </w:rPr>
      </w:r>
    </w:p>
    <w:p w:rsidR="00000000" w:rsidDel="00000000" w:rsidP="00000000" w:rsidRDefault="00000000" w:rsidRPr="00000000" w14:paraId="00000131">
      <w:pPr>
        <w:rPr/>
      </w:pPr>
      <w:r w:rsidDel="00000000" w:rsidR="00000000" w:rsidRPr="00000000">
        <w:rPr>
          <w:b w:val="0"/>
          <w:bCs w:val="0"/>
          <w:i w:val="0"/>
          <w:iCs w:val="0"/>
          <w:sz w:val="20"/>
          <w:szCs w:val="20"/>
          <w:rtl w:val="0"/>
        </w:rPr>
        <w:t xml:space="preserve">An emergency fix is declared only when the live system is actively broken in a way that prevents staff from completing critical business operations. This is the highest-urgency situation and the IT team responds immediately.</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shd w:fill="ffe7e7" w:val="clear"/>
        <w:ind w:left="288" w:right="288" w:firstLine="0"/>
        <w:rPr/>
      </w:pPr>
      <w:r w:rsidDel="00000000" w:rsidR="00000000" w:rsidRPr="00000000">
        <w:rPr>
          <w:b w:val="1"/>
          <w:bCs w:val="1"/>
          <w:color w:val="c00000"/>
          <w:sz w:val="18"/>
          <w:szCs w:val="18"/>
          <w:rtl w:val="0"/>
        </w:rPr>
        <w:t xml:space="preserve">WHAT COUNTS AS AN EMERGENCY:  </w:t>
      </w:r>
      <w:r w:rsidDel="00000000" w:rsidR="00000000" w:rsidRPr="00000000">
        <w:rPr>
          <w:color w:val="3f3f3f"/>
          <w:sz w:val="18"/>
          <w:szCs w:val="18"/>
          <w:rtl w:val="0"/>
        </w:rPr>
        <w:t xml:space="preserve">"We cannot post invoices" ✅  |  "The payment approval is completely stuck" ✅  |  "Staff cannot log in" ✅  |  "A field is showing the wrong label" ❌ (Bug Fix)  |  "This report would be better with one more column" ❌ (Enhancement)</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bl>
      <w:tblPr>
        <w:tblStyle w:val="Table8"/>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1f3864" w:val="clear"/>
          </w:tcPr>
          <w:p w:rsidR="00000000" w:rsidDel="00000000" w:rsidP="00000000" w:rsidRDefault="00000000" w:rsidRPr="00000000" w14:paraId="00000135">
            <w:pPr>
              <w:rPr/>
            </w:pPr>
            <w:r w:rsidDel="00000000" w:rsidR="00000000" w:rsidRPr="00000000">
              <w:rPr>
                <w:b w:val="1"/>
                <w:bCs w:val="1"/>
                <w:color w:val="ffffff"/>
                <w:sz w:val="18"/>
                <w:szCs w:val="18"/>
                <w:rtl w:val="0"/>
              </w:rPr>
              <w:t xml:space="preserve">Time from Report</w:t>
            </w:r>
            <w:r w:rsidDel="00000000" w:rsidR="00000000" w:rsidRPr="00000000">
              <w:rPr>
                <w:rtl w:val="0"/>
              </w:rPr>
            </w:r>
          </w:p>
        </w:tc>
        <w:tc>
          <w:tcPr>
            <w:shd w:fill="1f3864" w:val="clear"/>
          </w:tcPr>
          <w:p w:rsidR="00000000" w:rsidDel="00000000" w:rsidP="00000000" w:rsidRDefault="00000000" w:rsidRPr="00000000" w14:paraId="00000136">
            <w:pPr>
              <w:rPr/>
            </w:pPr>
            <w:r w:rsidDel="00000000" w:rsidR="00000000" w:rsidRPr="00000000">
              <w:rPr>
                <w:b w:val="1"/>
                <w:bCs w:val="1"/>
                <w:color w:val="ffffff"/>
                <w:sz w:val="18"/>
                <w:szCs w:val="18"/>
                <w:rtl w:val="0"/>
              </w:rPr>
              <w:t xml:space="preserve">What Happens</w:t>
            </w:r>
            <w:r w:rsidDel="00000000" w:rsidR="00000000" w:rsidRPr="00000000">
              <w:rPr>
                <w:rtl w:val="0"/>
              </w:rPr>
            </w:r>
          </w:p>
        </w:tc>
      </w:tr>
      <w:tr>
        <w:trPr>
          <w:cantSplit w:val="0"/>
          <w:tblHeader w:val="0"/>
        </w:trPr>
        <w:tc>
          <w:tcPr/>
          <w:p w:rsidR="00000000" w:rsidDel="00000000" w:rsidP="00000000" w:rsidRDefault="00000000" w:rsidRPr="00000000" w14:paraId="00000137">
            <w:pPr>
              <w:rPr/>
            </w:pPr>
            <w:r w:rsidDel="00000000" w:rsidR="00000000" w:rsidRPr="00000000">
              <w:rPr>
                <w:sz w:val="18"/>
                <w:szCs w:val="18"/>
                <w:rtl w:val="0"/>
              </w:rPr>
              <w:t xml:space="preserve">0 – 15 minutes</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8"/>
                <w:szCs w:val="18"/>
                <w:rtl w:val="0"/>
              </w:rPr>
              <w:t xml:space="preserve">You report the issue to the IT Manager (call or WhatsApp).</w:t>
              <w:br w:type="textWrapping"/>
              <w:t xml:space="preserve">The IT Manager verifies it is a genuine emergency.</w:t>
              <w:br w:type="textWrapping"/>
              <w:t xml:space="preserve">IT Manager notifies management: "Emergency fix declared — team is working on it."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39">
            <w:pPr>
              <w:rPr/>
            </w:pPr>
            <w:r w:rsidDel="00000000" w:rsidR="00000000" w:rsidRPr="00000000">
              <w:rPr>
                <w:sz w:val="18"/>
                <w:szCs w:val="18"/>
                <w:rtl w:val="0"/>
              </w:rPr>
              <w:t xml:space="preserve">15 – 45 minutes</w:t>
            </w:r>
            <w:r w:rsidDel="00000000" w:rsidR="00000000" w:rsidRPr="00000000">
              <w:rPr>
                <w:rtl w:val="0"/>
              </w:rPr>
            </w:r>
          </w:p>
        </w:tc>
        <w:tc>
          <w:tcPr>
            <w:shd w:fill="dce6f1" w:val="clear"/>
          </w:tcPr>
          <w:p w:rsidR="00000000" w:rsidDel="00000000" w:rsidP="00000000" w:rsidRDefault="00000000" w:rsidRPr="00000000" w14:paraId="0000013A">
            <w:pPr>
              <w:rPr/>
            </w:pPr>
            <w:r w:rsidDel="00000000" w:rsidR="00000000" w:rsidRPr="00000000">
              <w:rPr>
                <w:sz w:val="18"/>
                <w:szCs w:val="18"/>
                <w:rtl w:val="0"/>
              </w:rPr>
              <w:t xml:space="preserve">The IT team identifies the root cause of the problem.</w:t>
              <w:br w:type="textWrapping"/>
              <w:t xml:space="preserve">You may be asked to provide screenshots or describe what you were doing when the error occurred.</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8"/>
                <w:szCs w:val="18"/>
                <w:rtl w:val="0"/>
              </w:rPr>
              <w:t xml:space="preserve">45 minutes – 2 hours</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8"/>
                <w:szCs w:val="18"/>
                <w:rtl w:val="0"/>
              </w:rPr>
              <w:t xml:space="preserve">The developer builds and tests a minimal fix.</w:t>
              <w:br w:type="textWrapping"/>
              <w:t xml:space="preserve">The fix addresses only the immediate emergency — nothing else is changed.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3D">
            <w:pPr>
              <w:rPr/>
            </w:pPr>
            <w:r w:rsidDel="00000000" w:rsidR="00000000" w:rsidRPr="00000000">
              <w:rPr>
                <w:sz w:val="18"/>
                <w:szCs w:val="18"/>
                <w:rtl w:val="0"/>
              </w:rPr>
              <w:t xml:space="preserve">2 – 4 hours</w:t>
            </w:r>
            <w:r w:rsidDel="00000000" w:rsidR="00000000" w:rsidRPr="00000000">
              <w:rPr>
                <w:rtl w:val="0"/>
              </w:rPr>
            </w:r>
          </w:p>
        </w:tc>
        <w:tc>
          <w:tcPr>
            <w:shd w:fill="dce6f1" w:val="clear"/>
          </w:tcPr>
          <w:p w:rsidR="00000000" w:rsidDel="00000000" w:rsidP="00000000" w:rsidRDefault="00000000" w:rsidRPr="00000000" w14:paraId="0000013E">
            <w:pPr>
              <w:rPr/>
            </w:pPr>
            <w:r w:rsidDel="00000000" w:rsidR="00000000" w:rsidRPr="00000000">
              <w:rPr>
                <w:sz w:val="18"/>
                <w:szCs w:val="18"/>
                <w:rtl w:val="0"/>
              </w:rPr>
              <w:t xml:space="preserve">The IT Manager approves the emergency deployment.</w:t>
              <w:br w:type="textWrapping"/>
              <w:t xml:space="preserve">Fix is deployed directly to the live system (emergency only — normal testing is expedited).</w:t>
              <w:br w:type="textWrapping"/>
              <w:t xml:space="preserve">The IT team verifies the system is working correctly immediately after.</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sz w:val="18"/>
                <w:szCs w:val="18"/>
                <w:rtl w:val="0"/>
              </w:rPr>
              <w:t xml:space="preserve">Within 4 hours</w:t>
            </w:r>
            <w:r w:rsidDel="00000000" w:rsidR="00000000" w:rsidRPr="00000000">
              <w:rPr>
                <w:rtl w:val="0"/>
              </w:rPr>
            </w:r>
          </w:p>
        </w:tc>
        <w:tc>
          <w:tcPr/>
          <w:p w:rsidR="00000000" w:rsidDel="00000000" w:rsidP="00000000" w:rsidRDefault="00000000" w:rsidRPr="00000000" w14:paraId="00000140">
            <w:pPr>
              <w:rPr/>
            </w:pPr>
            <w:r w:rsidDel="00000000" w:rsidR="00000000" w:rsidRPr="00000000">
              <w:rPr>
                <w:sz w:val="18"/>
                <w:szCs w:val="18"/>
                <w:rtl w:val="0"/>
              </w:rPr>
              <w:t xml:space="preserve">"System restored" notification sent to all affected staff.</w:t>
              <w:br w:type="textWrapping"/>
              <w:t xml:space="preserve">Management receives a brief incident summary.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41">
            <w:pPr>
              <w:rPr/>
            </w:pPr>
            <w:r w:rsidDel="00000000" w:rsidR="00000000" w:rsidRPr="00000000">
              <w:rPr>
                <w:sz w:val="18"/>
                <w:szCs w:val="18"/>
                <w:rtl w:val="0"/>
              </w:rPr>
              <w:t xml:space="preserve">Within 24 hours</w:t>
            </w:r>
            <w:r w:rsidDel="00000000" w:rsidR="00000000" w:rsidRPr="00000000">
              <w:rPr>
                <w:rtl w:val="0"/>
              </w:rPr>
            </w:r>
          </w:p>
        </w:tc>
        <w:tc>
          <w:tcPr>
            <w:shd w:fill="dce6f1" w:val="clear"/>
          </w:tcPr>
          <w:p w:rsidR="00000000" w:rsidDel="00000000" w:rsidP="00000000" w:rsidRDefault="00000000" w:rsidRPr="00000000" w14:paraId="00000142">
            <w:pPr>
              <w:rPr/>
            </w:pPr>
            <w:r w:rsidDel="00000000" w:rsidR="00000000" w:rsidRPr="00000000">
              <w:rPr>
                <w:sz w:val="18"/>
                <w:szCs w:val="18"/>
                <w:rtl w:val="0"/>
              </w:rPr>
              <w:t xml:space="preserve">Full incident report provided to management:</w:t>
              <w:br w:type="textWrapping"/>
              <w:t xml:space="preserve">What went wrong → Why → What was fixed → How we prevent it recurring.</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hd w:fill="fff2cc" w:val="clear"/>
        <w:ind w:left="288" w:right="288" w:firstLine="0"/>
        <w:rPr/>
      </w:pPr>
      <w:r w:rsidDel="00000000" w:rsidR="00000000" w:rsidRPr="00000000">
        <w:rPr>
          <w:b w:val="1"/>
          <w:bCs w:val="1"/>
          <w:color w:val="7f6000"/>
          <w:sz w:val="18"/>
          <w:szCs w:val="18"/>
          <w:rtl w:val="0"/>
        </w:rPr>
        <w:t xml:space="preserve">NOTE ON EMERGENCY TESTING:  </w:t>
      </w:r>
      <w:r w:rsidDel="00000000" w:rsidR="00000000" w:rsidRPr="00000000">
        <w:rPr>
          <w:color w:val="3f3f3f"/>
          <w:sz w:val="18"/>
          <w:szCs w:val="18"/>
          <w:rtl w:val="0"/>
        </w:rPr>
        <w:t xml:space="preserve">Because an emergency affects the live system right now, the normal testing cycle is shortened. However, the developer always tests the fix before deploying it — even in an emergency. Deploying an untested fix is more dangerous than the original problem.</w:t>
      </w: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jc w:val="left"/>
        <w:rPr/>
      </w:pPr>
      <w:r w:rsidDel="00000000" w:rsidR="00000000" w:rsidRPr="00000000">
        <w:rPr>
          <w:color w:val="1f3864"/>
          <w:rtl w:val="0"/>
        </w:rPr>
        <w:t xml:space="preserve">7. Testing — Why It Cannot Be Skipped</w:t>
      </w:r>
      <w:r w:rsidDel="00000000" w:rsidR="00000000" w:rsidRPr="00000000">
        <w:rPr>
          <w:rtl w:val="0"/>
        </w:rPr>
      </w:r>
    </w:p>
    <w:p w:rsidR="00000000" w:rsidDel="00000000" w:rsidP="00000000" w:rsidRDefault="00000000" w:rsidRPr="00000000" w14:paraId="00000147">
      <w:pPr>
        <w:rPr/>
      </w:pPr>
      <w:r w:rsidDel="00000000" w:rsidR="00000000" w:rsidRPr="00000000">
        <w:rPr>
          <w:b w:val="0"/>
          <w:bCs w:val="0"/>
          <w:i w:val="0"/>
          <w:iCs w:val="0"/>
          <w:sz w:val="20"/>
          <w:szCs w:val="20"/>
          <w:rtl w:val="0"/>
        </w:rPr>
        <w:t xml:space="preserve">The single most common request we receive is: "Can we skip testing and go live today?" The answer is always no — and this section explains why, in business terms.</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jc w:val="left"/>
        <w:rPr/>
      </w:pPr>
      <w:r w:rsidDel="00000000" w:rsidR="00000000" w:rsidRPr="00000000">
        <w:rPr>
          <w:color w:val="2e74b5"/>
          <w:rtl w:val="0"/>
        </w:rPr>
        <w:t xml:space="preserve">7.1  What Testing Actually Is</w:t>
      </w:r>
      <w:r w:rsidDel="00000000" w:rsidR="00000000" w:rsidRPr="00000000">
        <w:rPr>
          <w:rtl w:val="0"/>
        </w:rPr>
      </w:r>
    </w:p>
    <w:p w:rsidR="00000000" w:rsidDel="00000000" w:rsidP="00000000" w:rsidRDefault="00000000" w:rsidRPr="00000000" w14:paraId="0000014A">
      <w:pPr>
        <w:rPr/>
      </w:pPr>
      <w:r w:rsidDel="00000000" w:rsidR="00000000" w:rsidRPr="00000000">
        <w:rPr>
          <w:b w:val="0"/>
          <w:bCs w:val="0"/>
          <w:i w:val="0"/>
          <w:iCs w:val="0"/>
          <w:sz w:val="20"/>
          <w:szCs w:val="20"/>
          <w:rtl w:val="0"/>
        </w:rPr>
        <w:t xml:space="preserve">Testing in the context of Odoo means: placing the change on an exact copy of your live system — with the same data, same settings, and same users — and verifying that it works correctly before it touches the real system.</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0"/>
          <w:bCs w:val="0"/>
          <w:i w:val="0"/>
          <w:iCs w:val="0"/>
          <w:sz w:val="20"/>
          <w:szCs w:val="20"/>
          <w:rtl w:val="0"/>
        </w:rPr>
        <w:t xml:space="preserve">Crucially, testing is done BY YOU — the business user — not just by the developer. The developer tests that the feature works technically. You test that it works correctly for your actual business process. Both perspectives are essential.</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jc w:val="left"/>
        <w:rPr/>
      </w:pPr>
      <w:r w:rsidDel="00000000" w:rsidR="00000000" w:rsidRPr="00000000">
        <w:rPr>
          <w:color w:val="2e74b5"/>
          <w:rtl w:val="0"/>
        </w:rPr>
        <w:t xml:space="preserve">7.2  Why Skipping Testing Is Risky for a Financial System</w:t>
      </w:r>
      <w:r w:rsidDel="00000000" w:rsidR="00000000" w:rsidRPr="00000000">
        <w:rPr>
          <w:rtl w:val="0"/>
        </w:rPr>
      </w:r>
    </w:p>
    <w:tbl>
      <w:tblPr>
        <w:tblStyle w:val="Table9"/>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1f3864" w:val="clear"/>
          </w:tcPr>
          <w:p w:rsidR="00000000" w:rsidDel="00000000" w:rsidP="00000000" w:rsidRDefault="00000000" w:rsidRPr="00000000" w14:paraId="0000014F">
            <w:pPr>
              <w:rPr/>
            </w:pPr>
            <w:r w:rsidDel="00000000" w:rsidR="00000000" w:rsidRPr="00000000">
              <w:rPr>
                <w:b w:val="1"/>
                <w:bCs w:val="1"/>
                <w:color w:val="ffffff"/>
                <w:sz w:val="18"/>
                <w:szCs w:val="18"/>
                <w:rtl w:val="0"/>
              </w:rPr>
              <w:t xml:space="preserve">If We Skip Testing and...</w:t>
            </w:r>
            <w:r w:rsidDel="00000000" w:rsidR="00000000" w:rsidRPr="00000000">
              <w:rPr>
                <w:rtl w:val="0"/>
              </w:rPr>
            </w:r>
          </w:p>
        </w:tc>
        <w:tc>
          <w:tcPr>
            <w:shd w:fill="1f3864" w:val="clear"/>
          </w:tcPr>
          <w:p w:rsidR="00000000" w:rsidDel="00000000" w:rsidP="00000000" w:rsidRDefault="00000000" w:rsidRPr="00000000" w14:paraId="00000150">
            <w:pPr>
              <w:rPr/>
            </w:pPr>
            <w:r w:rsidDel="00000000" w:rsidR="00000000" w:rsidRPr="00000000">
              <w:rPr>
                <w:b w:val="1"/>
                <w:bCs w:val="1"/>
                <w:color w:val="ffffff"/>
                <w:sz w:val="18"/>
                <w:szCs w:val="18"/>
                <w:rtl w:val="0"/>
              </w:rPr>
              <w:t xml:space="preserve">The Real Business Cost</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sz w:val="18"/>
                <w:szCs w:val="18"/>
                <w:rtl w:val="0"/>
              </w:rPr>
              <w:t xml:space="preserve">...a payment posts to the wrong GL account</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18"/>
                <w:szCs w:val="18"/>
                <w:rtl w:val="0"/>
              </w:rPr>
              <w:t xml:space="preserve">Every payment needs to be manually reviewed and corrected. Accounts are incorrect. Month-end close is delayed. Auditors flag the discrepancy.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53">
            <w:pPr>
              <w:rPr/>
            </w:pPr>
            <w:r w:rsidDel="00000000" w:rsidR="00000000" w:rsidRPr="00000000">
              <w:rPr>
                <w:sz w:val="18"/>
                <w:szCs w:val="18"/>
                <w:rtl w:val="0"/>
              </w:rPr>
              <w:t xml:space="preserve">...an approval step is removed by accident</w:t>
            </w:r>
            <w:r w:rsidDel="00000000" w:rsidR="00000000" w:rsidRPr="00000000">
              <w:rPr>
                <w:rtl w:val="0"/>
              </w:rPr>
            </w:r>
          </w:p>
        </w:tc>
        <w:tc>
          <w:tcPr>
            <w:shd w:fill="dce6f1" w:val="clear"/>
          </w:tcPr>
          <w:p w:rsidR="00000000" w:rsidDel="00000000" w:rsidP="00000000" w:rsidRDefault="00000000" w:rsidRPr="00000000" w14:paraId="00000154">
            <w:pPr>
              <w:rPr/>
            </w:pPr>
            <w:r w:rsidDel="00000000" w:rsidR="00000000" w:rsidRPr="00000000">
              <w:rPr>
                <w:sz w:val="18"/>
                <w:szCs w:val="18"/>
                <w:rtl w:val="0"/>
              </w:rPr>
              <w:t xml:space="preserve">Unauthorised purchase orders are processed. Vendor payments are made without CEO approval. The control environment is compromised.</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sz w:val="18"/>
                <w:szCs w:val="18"/>
                <w:rtl w:val="0"/>
              </w:rPr>
              <w:t xml:space="preserve">...a report shows the wrong figures</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8"/>
                <w:szCs w:val="18"/>
                <w:rtl w:val="0"/>
              </w:rPr>
              <w:t xml:space="preserve">Management makes decisions based on incorrect data. The error may not be discovered until month-end or an audit.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57">
            <w:pPr>
              <w:rPr/>
            </w:pPr>
            <w:r w:rsidDel="00000000" w:rsidR="00000000" w:rsidRPr="00000000">
              <w:rPr>
                <w:sz w:val="18"/>
                <w:szCs w:val="18"/>
                <w:rtl w:val="0"/>
              </w:rPr>
              <w:t xml:space="preserve">...the fix breaks something unrelated</w:t>
            </w:r>
            <w:r w:rsidDel="00000000" w:rsidR="00000000" w:rsidRPr="00000000">
              <w:rPr>
                <w:rtl w:val="0"/>
              </w:rPr>
            </w:r>
          </w:p>
        </w:tc>
        <w:tc>
          <w:tcPr>
            <w:shd w:fill="dce6f1" w:val="clear"/>
          </w:tcPr>
          <w:p w:rsidR="00000000" w:rsidDel="00000000" w:rsidP="00000000" w:rsidRDefault="00000000" w:rsidRPr="00000000" w14:paraId="00000158">
            <w:pPr>
              <w:rPr/>
            </w:pPr>
            <w:r w:rsidDel="00000000" w:rsidR="00000000" w:rsidRPr="00000000">
              <w:rPr>
                <w:sz w:val="18"/>
                <w:szCs w:val="18"/>
                <w:rtl w:val="0"/>
              </w:rPr>
              <w:t xml:space="preserve">Staff in a different department lose functionality they depend on daily. This creates a second emergency on top of the original fix.</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jc w:val="left"/>
        <w:rPr/>
      </w:pPr>
      <w:r w:rsidDel="00000000" w:rsidR="00000000" w:rsidRPr="00000000">
        <w:rPr>
          <w:color w:val="2e74b5"/>
          <w:rtl w:val="0"/>
        </w:rPr>
        <w:t xml:space="preserve">7.3  How Long Testing Takes</w:t>
      </w:r>
      <w:r w:rsidDel="00000000" w:rsidR="00000000" w:rsidRPr="00000000">
        <w:rPr>
          <w:rtl w:val="0"/>
        </w:rPr>
      </w:r>
    </w:p>
    <w:tbl>
      <w:tblPr>
        <w:tblStyle w:val="Table10"/>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15B">
            <w:pPr>
              <w:rPr/>
            </w:pPr>
            <w:r w:rsidDel="00000000" w:rsidR="00000000" w:rsidRPr="00000000">
              <w:rPr>
                <w:b w:val="1"/>
                <w:bCs w:val="1"/>
                <w:color w:val="ffffff"/>
                <w:sz w:val="18"/>
                <w:szCs w:val="18"/>
                <w:rtl w:val="0"/>
              </w:rPr>
              <w:t xml:space="preserve">Change Type</w:t>
            </w:r>
            <w:r w:rsidDel="00000000" w:rsidR="00000000" w:rsidRPr="00000000">
              <w:rPr>
                <w:rtl w:val="0"/>
              </w:rPr>
            </w:r>
          </w:p>
        </w:tc>
        <w:tc>
          <w:tcPr>
            <w:shd w:fill="1f3864" w:val="clear"/>
          </w:tcPr>
          <w:p w:rsidR="00000000" w:rsidDel="00000000" w:rsidP="00000000" w:rsidRDefault="00000000" w:rsidRPr="00000000" w14:paraId="0000015C">
            <w:pPr>
              <w:rPr/>
            </w:pPr>
            <w:r w:rsidDel="00000000" w:rsidR="00000000" w:rsidRPr="00000000">
              <w:rPr>
                <w:b w:val="1"/>
                <w:bCs w:val="1"/>
                <w:color w:val="ffffff"/>
                <w:sz w:val="18"/>
                <w:szCs w:val="18"/>
                <w:rtl w:val="0"/>
              </w:rPr>
              <w:t xml:space="preserve">Testing Time Required</w:t>
            </w:r>
            <w:r w:rsidDel="00000000" w:rsidR="00000000" w:rsidRPr="00000000">
              <w:rPr>
                <w:rtl w:val="0"/>
              </w:rPr>
            </w:r>
          </w:p>
        </w:tc>
        <w:tc>
          <w:tcPr>
            <w:shd w:fill="1f3864" w:val="clear"/>
          </w:tcPr>
          <w:p w:rsidR="00000000" w:rsidDel="00000000" w:rsidP="00000000" w:rsidRDefault="00000000" w:rsidRPr="00000000" w14:paraId="0000015D">
            <w:pPr>
              <w:rPr/>
            </w:pPr>
            <w:r w:rsidDel="00000000" w:rsidR="00000000" w:rsidRPr="00000000">
              <w:rPr>
                <w:b w:val="1"/>
                <w:bCs w:val="1"/>
                <w:color w:val="ffffff"/>
                <w:sz w:val="18"/>
                <w:szCs w:val="18"/>
                <w:rtl w:val="0"/>
              </w:rPr>
              <w:t xml:space="preserve">Who Tests</w:t>
            </w:r>
            <w:r w:rsidDel="00000000" w:rsidR="00000000" w:rsidRPr="00000000">
              <w:rPr>
                <w:rtl w:val="0"/>
              </w:rPr>
            </w:r>
          </w:p>
        </w:tc>
      </w:tr>
      <w:tr>
        <w:trPr>
          <w:cantSplit w:val="0"/>
          <w:tblHeader w:val="0"/>
        </w:trPr>
        <w:tc>
          <w:tcPr/>
          <w:p w:rsidR="00000000" w:rsidDel="00000000" w:rsidP="00000000" w:rsidRDefault="00000000" w:rsidRPr="00000000" w14:paraId="0000015E">
            <w:pPr>
              <w:rPr/>
            </w:pPr>
            <w:r w:rsidDel="00000000" w:rsidR="00000000" w:rsidRPr="00000000">
              <w:rPr>
                <w:sz w:val="18"/>
                <w:szCs w:val="18"/>
                <w:rtl w:val="0"/>
              </w:rPr>
              <w:t xml:space="preserve">Emergency Fix</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8"/>
                <w:szCs w:val="18"/>
                <w:rtl w:val="0"/>
              </w:rPr>
              <w:t xml:space="preserve">30 minutes (focused, expedited)</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8"/>
                <w:szCs w:val="18"/>
                <w:rtl w:val="0"/>
              </w:rPr>
              <w:t xml:space="preserve">Developer rapid test only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61">
            <w:pPr>
              <w:rPr/>
            </w:pPr>
            <w:r w:rsidDel="00000000" w:rsidR="00000000" w:rsidRPr="00000000">
              <w:rPr>
                <w:sz w:val="18"/>
                <w:szCs w:val="18"/>
                <w:rtl w:val="0"/>
              </w:rPr>
              <w:t xml:space="preserve">Bug Fix</w:t>
            </w:r>
            <w:r w:rsidDel="00000000" w:rsidR="00000000" w:rsidRPr="00000000">
              <w:rPr>
                <w:rtl w:val="0"/>
              </w:rPr>
            </w:r>
          </w:p>
        </w:tc>
        <w:tc>
          <w:tcPr>
            <w:shd w:fill="dce6f1" w:val="clear"/>
          </w:tcPr>
          <w:p w:rsidR="00000000" w:rsidDel="00000000" w:rsidP="00000000" w:rsidRDefault="00000000" w:rsidRPr="00000000" w14:paraId="00000162">
            <w:pPr>
              <w:rPr/>
            </w:pPr>
            <w:r w:rsidDel="00000000" w:rsidR="00000000" w:rsidRPr="00000000">
              <w:rPr>
                <w:sz w:val="18"/>
                <w:szCs w:val="18"/>
                <w:rtl w:val="0"/>
              </w:rPr>
              <w:t xml:space="preserve">30 – 60 minutes</w:t>
            </w:r>
            <w:r w:rsidDel="00000000" w:rsidR="00000000" w:rsidRPr="00000000">
              <w:rPr>
                <w:rtl w:val="0"/>
              </w:rPr>
            </w:r>
          </w:p>
        </w:tc>
        <w:tc>
          <w:tcPr>
            <w:shd w:fill="dce6f1" w:val="clear"/>
          </w:tcPr>
          <w:p w:rsidR="00000000" w:rsidDel="00000000" w:rsidP="00000000" w:rsidRDefault="00000000" w:rsidRPr="00000000" w14:paraId="00000163">
            <w:pPr>
              <w:rPr/>
            </w:pPr>
            <w:r w:rsidDel="00000000" w:rsidR="00000000" w:rsidRPr="00000000">
              <w:rPr>
                <w:sz w:val="18"/>
                <w:szCs w:val="18"/>
                <w:rtl w:val="0"/>
              </w:rPr>
              <w:t xml:space="preserve">Requester + IT Manager spot check</w:t>
            </w:r>
            <w:r w:rsidDel="00000000" w:rsidR="00000000" w:rsidRPr="00000000">
              <w:rPr>
                <w:rtl w:val="0"/>
              </w:rPr>
            </w:r>
          </w:p>
        </w:tc>
      </w:tr>
      <w:tr>
        <w:trPr>
          <w:cantSplit w:val="0"/>
          <w:tblHeader w:val="0"/>
        </w:trPr>
        <w:tc>
          <w:tcPr/>
          <w:p w:rsidR="00000000" w:rsidDel="00000000" w:rsidP="00000000" w:rsidRDefault="00000000" w:rsidRPr="00000000" w14:paraId="00000164">
            <w:pPr>
              <w:rPr/>
            </w:pPr>
            <w:r w:rsidDel="00000000" w:rsidR="00000000" w:rsidRPr="00000000">
              <w:rPr>
                <w:sz w:val="18"/>
                <w:szCs w:val="18"/>
                <w:rtl w:val="0"/>
              </w:rPr>
              <w:t xml:space="preserve">Settings Change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8"/>
                <w:szCs w:val="18"/>
                <w:rtl w:val="0"/>
              </w:rPr>
              <w:t xml:space="preserve">30 – 60 minutes</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18"/>
                <w:szCs w:val="18"/>
                <w:rtl w:val="0"/>
              </w:rPr>
              <w:t xml:space="preserve">Requester + affected department head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67">
            <w:pPr>
              <w:rPr/>
            </w:pPr>
            <w:r w:rsidDel="00000000" w:rsidR="00000000" w:rsidRPr="00000000">
              <w:rPr>
                <w:sz w:val="18"/>
                <w:szCs w:val="18"/>
                <w:rtl w:val="0"/>
              </w:rPr>
              <w:t xml:space="preserve">New Feature (small)</w:t>
            </w:r>
            <w:r w:rsidDel="00000000" w:rsidR="00000000" w:rsidRPr="00000000">
              <w:rPr>
                <w:rtl w:val="0"/>
              </w:rPr>
            </w:r>
          </w:p>
        </w:tc>
        <w:tc>
          <w:tcPr>
            <w:shd w:fill="dce6f1" w:val="clear"/>
          </w:tcPr>
          <w:p w:rsidR="00000000" w:rsidDel="00000000" w:rsidP="00000000" w:rsidRDefault="00000000" w:rsidRPr="00000000" w14:paraId="00000168">
            <w:pPr>
              <w:rPr/>
            </w:pPr>
            <w:r w:rsidDel="00000000" w:rsidR="00000000" w:rsidRPr="00000000">
              <w:rPr>
                <w:sz w:val="18"/>
                <w:szCs w:val="18"/>
                <w:rtl w:val="0"/>
              </w:rPr>
              <w:t xml:space="preserve">1 – 2 hours</w:t>
            </w:r>
            <w:r w:rsidDel="00000000" w:rsidR="00000000" w:rsidRPr="00000000">
              <w:rPr>
                <w:rtl w:val="0"/>
              </w:rPr>
            </w:r>
          </w:p>
        </w:tc>
        <w:tc>
          <w:tcPr>
            <w:shd w:fill="dce6f1" w:val="clear"/>
          </w:tcPr>
          <w:p w:rsidR="00000000" w:rsidDel="00000000" w:rsidP="00000000" w:rsidRDefault="00000000" w:rsidRPr="00000000" w14:paraId="00000169">
            <w:pPr>
              <w:rPr/>
            </w:pPr>
            <w:r w:rsidDel="00000000" w:rsidR="00000000" w:rsidRPr="00000000">
              <w:rPr>
                <w:sz w:val="18"/>
                <w:szCs w:val="18"/>
                <w:rtl w:val="0"/>
              </w:rPr>
              <w:t xml:space="preserve">Requester + 1 end user</w:t>
            </w:r>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sz w:val="18"/>
                <w:szCs w:val="18"/>
                <w:rtl w:val="0"/>
              </w:rPr>
              <w:t xml:space="preserve">New Feature (medium)</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8"/>
                <w:szCs w:val="18"/>
                <w:rtl w:val="0"/>
              </w:rPr>
              <w:t xml:space="preserve">2 – 4 hours, possibly over 2 sessions</w:t>
            </w:r>
            <w:r w:rsidDel="00000000" w:rsidR="00000000" w:rsidRPr="00000000">
              <w:rPr>
                <w:rtl w:val="0"/>
              </w:rPr>
            </w:r>
          </w:p>
        </w:tc>
        <w:tc>
          <w:tcPr/>
          <w:p w:rsidR="00000000" w:rsidDel="00000000" w:rsidP="00000000" w:rsidRDefault="00000000" w:rsidRPr="00000000" w14:paraId="0000016C">
            <w:pPr>
              <w:rPr/>
            </w:pPr>
            <w:r w:rsidDel="00000000" w:rsidR="00000000" w:rsidRPr="00000000">
              <w:rPr>
                <w:sz w:val="18"/>
                <w:szCs w:val="18"/>
                <w:rtl w:val="0"/>
              </w:rPr>
              <w:t xml:space="preserve">Requester + multiple end users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6D">
            <w:pPr>
              <w:rPr/>
            </w:pPr>
            <w:r w:rsidDel="00000000" w:rsidR="00000000" w:rsidRPr="00000000">
              <w:rPr>
                <w:sz w:val="18"/>
                <w:szCs w:val="18"/>
                <w:rtl w:val="0"/>
              </w:rPr>
              <w:t xml:space="preserve">New Feature (large)</w:t>
            </w:r>
            <w:r w:rsidDel="00000000" w:rsidR="00000000" w:rsidRPr="00000000">
              <w:rPr>
                <w:rtl w:val="0"/>
              </w:rPr>
            </w:r>
          </w:p>
        </w:tc>
        <w:tc>
          <w:tcPr>
            <w:shd w:fill="dce6f1" w:val="clear"/>
          </w:tcPr>
          <w:p w:rsidR="00000000" w:rsidDel="00000000" w:rsidP="00000000" w:rsidRDefault="00000000" w:rsidRPr="00000000" w14:paraId="0000016E">
            <w:pPr>
              <w:rPr/>
            </w:pPr>
            <w:r w:rsidDel="00000000" w:rsidR="00000000" w:rsidRPr="00000000">
              <w:rPr>
                <w:sz w:val="18"/>
                <w:szCs w:val="18"/>
                <w:rtl w:val="0"/>
              </w:rPr>
              <w:t xml:space="preserve">1 – 2 days, multiple users and scenarios</w:t>
            </w:r>
            <w:r w:rsidDel="00000000" w:rsidR="00000000" w:rsidRPr="00000000">
              <w:rPr>
                <w:rtl w:val="0"/>
              </w:rPr>
            </w:r>
          </w:p>
        </w:tc>
        <w:tc>
          <w:tcPr>
            <w:shd w:fill="dce6f1" w:val="clear"/>
          </w:tcPr>
          <w:p w:rsidR="00000000" w:rsidDel="00000000" w:rsidP="00000000" w:rsidRDefault="00000000" w:rsidRPr="00000000" w14:paraId="0000016F">
            <w:pPr>
              <w:rPr/>
            </w:pPr>
            <w:r w:rsidDel="00000000" w:rsidR="00000000" w:rsidRPr="00000000">
              <w:rPr>
                <w:sz w:val="18"/>
                <w:szCs w:val="18"/>
                <w:rtl w:val="0"/>
              </w:rPr>
              <w:t xml:space="preserve">All affected departments</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jc w:val="left"/>
        <w:rPr/>
      </w:pPr>
      <w:r w:rsidDel="00000000" w:rsidR="00000000" w:rsidRPr="00000000">
        <w:rPr>
          <w:color w:val="2e74b5"/>
          <w:rtl w:val="0"/>
        </w:rPr>
        <w:t xml:space="preserve">7.4  Your Role in Testing</w:t>
      </w:r>
      <w:r w:rsidDel="00000000" w:rsidR="00000000" w:rsidRPr="00000000">
        <w:rPr>
          <w:rtl w:val="0"/>
        </w:rPr>
      </w:r>
    </w:p>
    <w:p w:rsidR="00000000" w:rsidDel="00000000" w:rsidP="00000000" w:rsidRDefault="00000000" w:rsidRPr="00000000" w14:paraId="00000172">
      <w:pPr>
        <w:rPr/>
      </w:pPr>
      <w:r w:rsidDel="00000000" w:rsidR="00000000" w:rsidRPr="00000000">
        <w:rPr>
          <w:b w:val="0"/>
          <w:bCs w:val="0"/>
          <w:i w:val="0"/>
          <w:iCs w:val="0"/>
          <w:sz w:val="20"/>
          <w:szCs w:val="20"/>
          <w:rtl w:val="0"/>
        </w:rPr>
        <w:t xml:space="preserve">When the IT team tells you "the change is ready for testing", here is what we need from you:</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Log into the test environment using the link we provide (it looks exactly like the live system).</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Follow the testing steps we give you — these are written in plain language, step by step.</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Test your real scenarios, not just the example we show you. Use your actual data where possible.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If anything looks wrong, tell us immediately — do not approve a change if you have doubts.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Send a written confirmation when you are satisfied: "Tested and approved for go-live."</w:t>
      </w:r>
      <w:r w:rsidDel="00000000" w:rsidR="00000000" w:rsidRPr="00000000">
        <w:rPr>
          <w:rtl w:val="0"/>
        </w:rPr>
      </w:r>
    </w:p>
    <w:p w:rsidR="00000000" w:rsidDel="00000000" w:rsidP="00000000" w:rsidRDefault="00000000" w:rsidRPr="00000000" w14:paraId="00000179">
      <w:pPr>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jc w:val="left"/>
        <w:rPr/>
      </w:pPr>
      <w:r w:rsidDel="00000000" w:rsidR="00000000" w:rsidRPr="00000000">
        <w:rPr>
          <w:color w:val="1f3864"/>
          <w:rtl w:val="0"/>
        </w:rPr>
        <w:t xml:space="preserve">8. How &amp; When We Deploy Updates</w:t>
      </w:r>
      <w:r w:rsidDel="00000000" w:rsidR="00000000" w:rsidRPr="00000000">
        <w:rPr>
          <w:rtl w:val="0"/>
        </w:rPr>
      </w:r>
    </w:p>
    <w:p w:rsidR="00000000" w:rsidDel="00000000" w:rsidP="00000000" w:rsidRDefault="00000000" w:rsidRPr="00000000" w14:paraId="0000017B">
      <w:pPr>
        <w:rPr/>
      </w:pPr>
      <w:r w:rsidDel="00000000" w:rsidR="00000000" w:rsidRPr="00000000">
        <w:rPr>
          <w:b w:val="0"/>
          <w:bCs w:val="0"/>
          <w:i w:val="0"/>
          <w:iCs w:val="0"/>
          <w:sz w:val="20"/>
          <w:szCs w:val="20"/>
          <w:rtl w:val="0"/>
        </w:rPr>
        <w:t xml:space="preserve">A "deployment" is the moment a tested and approved change is applied to your live system. This section explains when deployments happen, what to expect, and what you need to do.</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jc w:val="left"/>
        <w:rPr/>
      </w:pPr>
      <w:r w:rsidDel="00000000" w:rsidR="00000000" w:rsidRPr="00000000">
        <w:rPr>
          <w:color w:val="2e74b5"/>
          <w:rtl w:val="0"/>
        </w:rPr>
        <w:t xml:space="preserve">8.1  Preferred Deployment Windows</w:t>
      </w:r>
      <w:r w:rsidDel="00000000" w:rsidR="00000000" w:rsidRPr="00000000">
        <w:rPr>
          <w:rtl w:val="0"/>
        </w:rPr>
      </w:r>
    </w:p>
    <w:tbl>
      <w:tblPr>
        <w:tblStyle w:val="Table11"/>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17E">
            <w:pPr>
              <w:rPr/>
            </w:pPr>
            <w:r w:rsidDel="00000000" w:rsidR="00000000" w:rsidRPr="00000000">
              <w:rPr>
                <w:b w:val="1"/>
                <w:bCs w:val="1"/>
                <w:color w:val="ffffff"/>
                <w:sz w:val="18"/>
                <w:szCs w:val="18"/>
                <w:rtl w:val="0"/>
              </w:rPr>
              <w:t xml:space="preserve">Window</w:t>
            </w:r>
            <w:r w:rsidDel="00000000" w:rsidR="00000000" w:rsidRPr="00000000">
              <w:rPr>
                <w:rtl w:val="0"/>
              </w:rPr>
            </w:r>
          </w:p>
        </w:tc>
        <w:tc>
          <w:tcPr>
            <w:shd w:fill="1f3864" w:val="clear"/>
          </w:tcPr>
          <w:p w:rsidR="00000000" w:rsidDel="00000000" w:rsidP="00000000" w:rsidRDefault="00000000" w:rsidRPr="00000000" w14:paraId="0000017F">
            <w:pPr>
              <w:rPr/>
            </w:pPr>
            <w:r w:rsidDel="00000000" w:rsidR="00000000" w:rsidRPr="00000000">
              <w:rPr>
                <w:b w:val="1"/>
                <w:bCs w:val="1"/>
                <w:color w:val="ffffff"/>
                <w:sz w:val="18"/>
                <w:szCs w:val="18"/>
                <w:rtl w:val="0"/>
              </w:rPr>
              <w:t xml:space="preserve">Day &amp; Time</w:t>
            </w:r>
            <w:r w:rsidDel="00000000" w:rsidR="00000000" w:rsidRPr="00000000">
              <w:rPr>
                <w:rtl w:val="0"/>
              </w:rPr>
            </w:r>
          </w:p>
        </w:tc>
        <w:tc>
          <w:tcPr>
            <w:shd w:fill="1f3864" w:val="clear"/>
          </w:tcPr>
          <w:p w:rsidR="00000000" w:rsidDel="00000000" w:rsidP="00000000" w:rsidRDefault="00000000" w:rsidRPr="00000000" w14:paraId="00000180">
            <w:pPr>
              <w:rPr/>
            </w:pPr>
            <w:r w:rsidDel="00000000" w:rsidR="00000000" w:rsidRPr="00000000">
              <w:rPr>
                <w:b w:val="1"/>
                <w:bCs w:val="1"/>
                <w:color w:val="ffffff"/>
                <w:sz w:val="18"/>
                <w:szCs w:val="18"/>
                <w:rtl w:val="0"/>
              </w:rPr>
              <w:t xml:space="preserve">Suitable For</w:t>
            </w: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sz w:val="18"/>
                <w:szCs w:val="18"/>
                <w:rtl w:val="0"/>
              </w:rPr>
              <w:t xml:space="preserve">Primary (recommended)</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8"/>
                <w:szCs w:val="18"/>
                <w:rtl w:val="0"/>
              </w:rPr>
              <w:t xml:space="preserve">Thursday evening, 6:00 PM – 9:00 PM</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8"/>
                <w:szCs w:val="18"/>
                <w:rtl w:val="0"/>
              </w:rPr>
              <w:t xml:space="preserve">All types of changes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84">
            <w:pPr>
              <w:rPr/>
            </w:pPr>
            <w:r w:rsidDel="00000000" w:rsidR="00000000" w:rsidRPr="00000000">
              <w:rPr>
                <w:sz w:val="18"/>
                <w:szCs w:val="18"/>
                <w:rtl w:val="0"/>
              </w:rPr>
              <w:t xml:space="preserve">Secondary</w:t>
            </w:r>
            <w:r w:rsidDel="00000000" w:rsidR="00000000" w:rsidRPr="00000000">
              <w:rPr>
                <w:rtl w:val="0"/>
              </w:rPr>
            </w:r>
          </w:p>
        </w:tc>
        <w:tc>
          <w:tcPr>
            <w:shd w:fill="dce6f1" w:val="clear"/>
          </w:tcPr>
          <w:p w:rsidR="00000000" w:rsidDel="00000000" w:rsidP="00000000" w:rsidRDefault="00000000" w:rsidRPr="00000000" w14:paraId="00000185">
            <w:pPr>
              <w:rPr/>
            </w:pPr>
            <w:r w:rsidDel="00000000" w:rsidR="00000000" w:rsidRPr="00000000">
              <w:rPr>
                <w:sz w:val="18"/>
                <w:szCs w:val="18"/>
                <w:rtl w:val="0"/>
              </w:rPr>
              <w:t xml:space="preserve">Sunday morning, 10:00 AM – 12:00 PM</w:t>
            </w:r>
            <w:r w:rsidDel="00000000" w:rsidR="00000000" w:rsidRPr="00000000">
              <w:rPr>
                <w:rtl w:val="0"/>
              </w:rPr>
            </w:r>
          </w:p>
        </w:tc>
        <w:tc>
          <w:tcPr>
            <w:shd w:fill="dce6f1" w:val="clear"/>
          </w:tcPr>
          <w:p w:rsidR="00000000" w:rsidDel="00000000" w:rsidP="00000000" w:rsidRDefault="00000000" w:rsidRPr="00000000" w14:paraId="00000186">
            <w:pPr>
              <w:rPr/>
            </w:pPr>
            <w:r w:rsidDel="00000000" w:rsidR="00000000" w:rsidRPr="00000000">
              <w:rPr>
                <w:sz w:val="18"/>
                <w:szCs w:val="18"/>
                <w:rtl w:val="0"/>
              </w:rPr>
              <w:t xml:space="preserve">Bug fixes and settings changes only</w:t>
            </w:r>
            <w:r w:rsidDel="00000000" w:rsidR="00000000" w:rsidRPr="00000000">
              <w:rPr>
                <w:rtl w:val="0"/>
              </w:rPr>
            </w:r>
          </w:p>
        </w:tc>
      </w:tr>
      <w:tr>
        <w:trPr>
          <w:cantSplit w:val="0"/>
          <w:tblHeader w:val="0"/>
        </w:trPr>
        <w:tc>
          <w:tcPr/>
          <w:p w:rsidR="00000000" w:rsidDel="00000000" w:rsidP="00000000" w:rsidRDefault="00000000" w:rsidRPr="00000000" w14:paraId="00000187">
            <w:pPr>
              <w:rPr/>
            </w:pPr>
            <w:r w:rsidDel="00000000" w:rsidR="00000000" w:rsidRPr="00000000">
              <w:rPr>
                <w:sz w:val="18"/>
                <w:szCs w:val="18"/>
                <w:rtl w:val="0"/>
              </w:rPr>
              <w:t xml:space="preserve">Emergency only</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8"/>
                <w:szCs w:val="18"/>
                <w:rtl w:val="0"/>
              </w:rPr>
              <w:t xml:space="preserve">Any time, with management notification</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8"/>
                <w:szCs w:val="18"/>
                <w:rtl w:val="0"/>
              </w:rPr>
              <w:t xml:space="preserve">Emergency fixes (system down) only</w:t>
            </w: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hd w:fill="deeaf1" w:val="clear"/>
        <w:ind w:left="288" w:right="288" w:firstLine="0"/>
        <w:rPr/>
      </w:pPr>
      <w:r w:rsidDel="00000000" w:rsidR="00000000" w:rsidRPr="00000000">
        <w:rPr>
          <w:b w:val="1"/>
          <w:bCs w:val="1"/>
          <w:color w:val="1f3864"/>
          <w:sz w:val="18"/>
          <w:szCs w:val="18"/>
          <w:rtl w:val="0"/>
        </w:rPr>
        <w:t xml:space="preserve">WHY EVENING/WEEKEND:  </w:t>
      </w:r>
      <w:r w:rsidDel="00000000" w:rsidR="00000000" w:rsidRPr="00000000">
        <w:rPr>
          <w:color w:val="3f3f3f"/>
          <w:sz w:val="18"/>
          <w:szCs w:val="18"/>
          <w:rtl w:val="0"/>
        </w:rPr>
        <w:t xml:space="preserve">We schedule updates during low-traffic periods to minimise the impact on daily operations. The system may be briefly unavailable (typically 5–15 minutes) during an update.</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jc w:val="left"/>
        <w:rPr/>
      </w:pPr>
      <w:r w:rsidDel="00000000" w:rsidR="00000000" w:rsidRPr="00000000">
        <w:rPr>
          <w:color w:val="2e74b5"/>
          <w:rtl w:val="0"/>
        </w:rPr>
        <w:t xml:space="preserve">8.2  What to Expect During a Deployment</w:t>
      </w:r>
      <w:r w:rsidDel="00000000" w:rsidR="00000000" w:rsidRPr="00000000">
        <w:rPr>
          <w:rtl w:val="0"/>
        </w:rPr>
      </w:r>
    </w:p>
    <w:tbl>
      <w:tblPr>
        <w:tblStyle w:val="Table12"/>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18E">
            <w:pPr>
              <w:rPr/>
            </w:pPr>
            <w:r w:rsidDel="00000000" w:rsidR="00000000" w:rsidRPr="00000000">
              <w:rPr>
                <w:b w:val="1"/>
                <w:bCs w:val="1"/>
                <w:color w:val="ffffff"/>
                <w:sz w:val="18"/>
                <w:szCs w:val="18"/>
                <w:rtl w:val="0"/>
              </w:rPr>
              <w:t xml:space="preserve">Before</w:t>
            </w:r>
            <w:r w:rsidDel="00000000" w:rsidR="00000000" w:rsidRPr="00000000">
              <w:rPr>
                <w:rtl w:val="0"/>
              </w:rPr>
            </w:r>
          </w:p>
        </w:tc>
        <w:tc>
          <w:tcPr>
            <w:shd w:fill="1f3864" w:val="clear"/>
          </w:tcPr>
          <w:p w:rsidR="00000000" w:rsidDel="00000000" w:rsidP="00000000" w:rsidRDefault="00000000" w:rsidRPr="00000000" w14:paraId="0000018F">
            <w:pPr>
              <w:rPr/>
            </w:pPr>
            <w:r w:rsidDel="00000000" w:rsidR="00000000" w:rsidRPr="00000000">
              <w:rPr>
                <w:b w:val="1"/>
                <w:bCs w:val="1"/>
                <w:color w:val="ffffff"/>
                <w:sz w:val="18"/>
                <w:szCs w:val="18"/>
                <w:rtl w:val="0"/>
              </w:rPr>
              <w:t xml:space="preserve">During</w:t>
            </w:r>
            <w:r w:rsidDel="00000000" w:rsidR="00000000" w:rsidRPr="00000000">
              <w:rPr>
                <w:rtl w:val="0"/>
              </w:rPr>
            </w:r>
          </w:p>
        </w:tc>
        <w:tc>
          <w:tcPr>
            <w:shd w:fill="1f3864" w:val="clear"/>
          </w:tcPr>
          <w:p w:rsidR="00000000" w:rsidDel="00000000" w:rsidP="00000000" w:rsidRDefault="00000000" w:rsidRPr="00000000" w14:paraId="00000190">
            <w:pPr>
              <w:rPr/>
            </w:pPr>
            <w:r w:rsidDel="00000000" w:rsidR="00000000" w:rsidRPr="00000000">
              <w:rPr>
                <w:b w:val="1"/>
                <w:bCs w:val="1"/>
                <w:color w:val="ffffff"/>
                <w:sz w:val="18"/>
                <w:szCs w:val="18"/>
                <w:rtl w:val="0"/>
              </w:rPr>
              <w:t xml:space="preserve">After</w:t>
            </w:r>
            <w:r w:rsidDel="00000000" w:rsidR="00000000" w:rsidRPr="00000000">
              <w:rPr>
                <w:rtl w:val="0"/>
              </w:rPr>
            </w:r>
          </w:p>
        </w:tc>
      </w:tr>
      <w:tr>
        <w:trPr>
          <w:cantSplit w:val="0"/>
          <w:tblHeader w:val="0"/>
        </w:trPr>
        <w:tc>
          <w:tcPr/>
          <w:p w:rsidR="00000000" w:rsidDel="00000000" w:rsidP="00000000" w:rsidRDefault="00000000" w:rsidRPr="00000000" w14:paraId="00000191">
            <w:pPr>
              <w:rPr/>
            </w:pPr>
            <w:r w:rsidDel="00000000" w:rsidR="00000000" w:rsidRPr="00000000">
              <w:rPr>
                <w:sz w:val="18"/>
                <w:szCs w:val="18"/>
                <w:rtl w:val="0"/>
              </w:rPr>
              <w:t xml:space="preserve">✉️ You receive a notice at least 48 hours in advance explaining what is changing and when.</w:t>
              <w:br w:type="textWrapping"/>
              <w:br w:type="textWrapping"/>
              <w:t xml:space="preserve">📱 A reminder is sent 30 minutes before: "Please save your work — update starting soon."</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8"/>
                <w:szCs w:val="18"/>
                <w:rtl w:val="0"/>
              </w:rPr>
              <w:t xml:space="preserve">⏳ The system may be briefly slow or show a maintenance message for 5–15 minutes.</w:t>
              <w:br w:type="textWrapping"/>
              <w:br w:type="textWrapping"/>
              <w:t xml:space="preserve">🚫 Please do not post transactions or approve documents during this window.</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8"/>
                <w:szCs w:val="18"/>
                <w:rtl w:val="0"/>
              </w:rPr>
              <w:t xml:space="preserve">✅ You receive a "system updated" message within 15 minutes of completion.</w:t>
              <w:br w:type="textWrapping"/>
              <w:br w:type="textWrapping"/>
              <w:t xml:space="preserve">📋 The message includes a plain-language summary of what changed.</w:t>
              <w:br w:type="textWrapping"/>
              <w:br w:type="textWrapping"/>
              <w:t xml:space="preserve">📞 IT team is on standby for 30 minutes for any questions.</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jc w:val="left"/>
        <w:rPr/>
      </w:pPr>
      <w:r w:rsidDel="00000000" w:rsidR="00000000" w:rsidRPr="00000000">
        <w:rPr>
          <w:color w:val="2e74b5"/>
          <w:rtl w:val="0"/>
        </w:rPr>
        <w:t xml:space="preserve">8.3  Deployment Notification Template</w:t>
      </w:r>
      <w:r w:rsidDel="00000000" w:rsidR="00000000" w:rsidRPr="00000000">
        <w:rPr>
          <w:rtl w:val="0"/>
        </w:rPr>
      </w:r>
    </w:p>
    <w:p w:rsidR="00000000" w:rsidDel="00000000" w:rsidP="00000000" w:rsidRDefault="00000000" w:rsidRPr="00000000" w14:paraId="00000196">
      <w:pPr>
        <w:rPr/>
      </w:pPr>
      <w:r w:rsidDel="00000000" w:rsidR="00000000" w:rsidRPr="00000000">
        <w:rPr>
          <w:b w:val="0"/>
          <w:bCs w:val="0"/>
          <w:i w:val="1"/>
          <w:iCs w:val="1"/>
          <w:color w:val="595959"/>
          <w:sz w:val="20"/>
          <w:szCs w:val="20"/>
          <w:rtl w:val="0"/>
        </w:rPr>
        <w:t xml:space="preserve">All deployment notifications follow this format so you always know what to expect:</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hd w:fill="f2f2f2" w:val="clear"/>
        <w:ind w:left="432" w:right="432" w:firstLine="0"/>
        <w:rPr/>
      </w:pPr>
      <w:r w:rsidDel="00000000" w:rsidR="00000000" w:rsidRPr="00000000">
        <w:rPr>
          <w:rFonts w:ascii="Calibri" w:cs="Calibri" w:eastAsia="Calibri" w:hAnsi="Calibri"/>
          <w:color w:val="1f3864"/>
          <w:sz w:val="18"/>
          <w:szCs w:val="18"/>
          <w:rtl w:val="0"/>
        </w:rPr>
        <w:t xml:space="preserve">Subject: Odoo System Update — Thursday 24 July 2026, 6:00 PM</w:t>
        <w:br w:type="textWrapping"/>
        <w:br w:type="textWrapping"/>
        <w:t xml:space="preserve">Dear Team,</w:t>
        <w:br w:type="textWrapping"/>
        <w:br w:type="textWrapping"/>
        <w:t xml:space="preserve">We will be updating the Odoo system on Thursday 24 July at 6:00 PM.</w:t>
        <w:br w:type="textWrapping"/>
        <w:br w:type="textWrapping"/>
        <w:t xml:space="preserve">What is changing:</w:t>
        <w:br w:type="textWrapping"/>
        <w:t xml:space="preserve">  • CR-2026-007: Bank Guarantee expiry alerts now send email reminders 30 days before expiry</w:t>
        <w:br w:type="textWrapping"/>
        <w:t xml:space="preserve">  • CR-2026-008: Invoice list — additional column showing project site name</w:t>
        <w:br w:type="textWrapping"/>
        <w:br w:type="textWrapping"/>
        <w:t xml:space="preserve">Expected downtime: approximately 10 minutes.</w:t>
        <w:br w:type="textWrapping"/>
        <w:t xml:space="preserve">Please save all work and avoid posting transactions between 6:00 PM and 6:30 PM.</w:t>
        <w:br w:type="textWrapping"/>
        <w:br w:type="textWrapping"/>
        <w:t xml:space="preserve">You will receive a "system is live" message once the update is complete.</w:t>
        <w:br w:type="textWrapping"/>
        <w:br w:type="textWrapping"/>
        <w:t xml:space="preserve">Regards, IT Team</w:t>
      </w:r>
      <w:r w:rsidDel="00000000" w:rsidR="00000000" w:rsidRPr="00000000">
        <w:rPr>
          <w:rtl w:val="0"/>
        </w:rPr>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jc w:val="left"/>
        <w:rPr/>
      </w:pPr>
      <w:r w:rsidDel="00000000" w:rsidR="00000000" w:rsidRPr="00000000">
        <w:rPr>
          <w:color w:val="1f3864"/>
          <w:rtl w:val="0"/>
        </w:rPr>
        <w:t xml:space="preserve">9. What Happens If Something Goes Wrong</w:t>
      </w:r>
      <w:r w:rsidDel="00000000" w:rsidR="00000000" w:rsidRPr="00000000">
        <w:rPr>
          <w:rtl w:val="0"/>
        </w:rPr>
      </w:r>
    </w:p>
    <w:p w:rsidR="00000000" w:rsidDel="00000000" w:rsidP="00000000" w:rsidRDefault="00000000" w:rsidRPr="00000000" w14:paraId="0000019B">
      <w:pPr>
        <w:rPr/>
      </w:pPr>
      <w:r w:rsidDel="00000000" w:rsidR="00000000" w:rsidRPr="00000000">
        <w:rPr>
          <w:b w:val="0"/>
          <w:bCs w:val="0"/>
          <w:i w:val="0"/>
          <w:iCs w:val="0"/>
          <w:sz w:val="20"/>
          <w:szCs w:val="20"/>
          <w:rtl w:val="0"/>
        </w:rPr>
        <w:t xml:space="preserve">Despite thorough testing, unexpected issues can occasionally occur after a deployment. This section explains what the IT team does if that happens and what you should do.</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jc w:val="left"/>
        <w:rPr/>
      </w:pPr>
      <w:r w:rsidDel="00000000" w:rsidR="00000000" w:rsidRPr="00000000">
        <w:rPr>
          <w:color w:val="2e74b5"/>
          <w:rtl w:val="0"/>
        </w:rPr>
        <w:t xml:space="preserve">9.1  If You Notice a Problem After an Update</w:t>
      </w:r>
      <w:r w:rsidDel="00000000" w:rsidR="00000000" w:rsidRPr="00000000">
        <w:rPr>
          <w:rtl w:val="0"/>
        </w:rPr>
      </w:r>
    </w:p>
    <w:tbl>
      <w:tblPr>
        <w:tblStyle w:val="Table13"/>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1f3864" w:val="clear"/>
          </w:tcPr>
          <w:p w:rsidR="00000000" w:rsidDel="00000000" w:rsidP="00000000" w:rsidRDefault="00000000" w:rsidRPr="00000000" w14:paraId="0000019E">
            <w:pPr>
              <w:rPr/>
            </w:pPr>
            <w:r w:rsidDel="00000000" w:rsidR="00000000" w:rsidRPr="00000000">
              <w:rPr>
                <w:b w:val="1"/>
                <w:bCs w:val="1"/>
                <w:color w:val="ffffff"/>
                <w:sz w:val="18"/>
                <w:szCs w:val="18"/>
                <w:rtl w:val="0"/>
              </w:rPr>
              <w:t xml:space="preserve">What You Should Do</w:t>
            </w:r>
            <w:r w:rsidDel="00000000" w:rsidR="00000000" w:rsidRPr="00000000">
              <w:rPr>
                <w:rtl w:val="0"/>
              </w:rPr>
            </w:r>
          </w:p>
        </w:tc>
        <w:tc>
          <w:tcPr>
            <w:shd w:fill="1f3864" w:val="clear"/>
          </w:tcPr>
          <w:p w:rsidR="00000000" w:rsidDel="00000000" w:rsidP="00000000" w:rsidRDefault="00000000" w:rsidRPr="00000000" w14:paraId="0000019F">
            <w:pPr>
              <w:rPr/>
            </w:pPr>
            <w:r w:rsidDel="00000000" w:rsidR="00000000" w:rsidRPr="00000000">
              <w:rPr>
                <w:b w:val="1"/>
                <w:bCs w:val="1"/>
                <w:color w:val="ffffff"/>
                <w:sz w:val="18"/>
                <w:szCs w:val="18"/>
                <w:rtl w:val="0"/>
              </w:rPr>
              <w:t xml:space="preserve">What the IT Team Will Do</w:t>
            </w: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sz w:val="18"/>
                <w:szCs w:val="18"/>
                <w:rtl w:val="0"/>
              </w:rPr>
              <w:t xml:space="preserve">Contact IT Manager immediately — phone or WhatsApp. Do not wait.</w:t>
              <w:br w:type="textWrapping"/>
              <w:t xml:space="preserve">Describe exactly what you were doing and what went wrong.</w:t>
              <w:br w:type="textWrapping"/>
              <w:t xml:space="preserve">Take a screenshot if possible.</w:t>
              <w:br w:type="textWrapping"/>
              <w:t xml:space="preserve">Do not try to work around the problem by posting duplicate entries.</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8"/>
                <w:szCs w:val="18"/>
                <w:rtl w:val="0"/>
              </w:rPr>
              <w:t xml:space="preserve">Acknowledge your report within 15 minutes.</w:t>
              <w:br w:type="textWrapping"/>
              <w:t xml:space="preserve">Investigate whether the problem is related to the update.</w:t>
              <w:br w:type="textWrapping"/>
              <w:t xml:space="preserve">Decide within 30 minutes: fix forward or restore the system.</w:t>
              <w:br w:type="textWrapping"/>
              <w:t xml:space="preserve">Keep you informed at every step.</w:t>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jc w:val="left"/>
        <w:rPr/>
      </w:pPr>
      <w:r w:rsidDel="00000000" w:rsidR="00000000" w:rsidRPr="00000000">
        <w:rPr>
          <w:color w:val="2e74b5"/>
          <w:rtl w:val="0"/>
        </w:rPr>
        <w:t xml:space="preserve">9.2  Our Two Options When Something Goes Wrong</w:t>
      </w:r>
      <w:r w:rsidDel="00000000" w:rsidR="00000000" w:rsidRPr="00000000">
        <w:rPr>
          <w:rtl w:val="0"/>
        </w:rPr>
      </w:r>
    </w:p>
    <w:tbl>
      <w:tblPr>
        <w:tblStyle w:val="Table14"/>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1A4">
            <w:pPr>
              <w:rPr/>
            </w:pPr>
            <w:r w:rsidDel="00000000" w:rsidR="00000000" w:rsidRPr="00000000">
              <w:rPr>
                <w:b w:val="1"/>
                <w:bCs w:val="1"/>
                <w:color w:val="ffffff"/>
                <w:sz w:val="18"/>
                <w:szCs w:val="18"/>
                <w:rtl w:val="0"/>
              </w:rPr>
              <w:t xml:space="preserve">Option</w:t>
            </w:r>
            <w:r w:rsidDel="00000000" w:rsidR="00000000" w:rsidRPr="00000000">
              <w:rPr>
                <w:rtl w:val="0"/>
              </w:rPr>
            </w:r>
          </w:p>
        </w:tc>
        <w:tc>
          <w:tcPr>
            <w:shd w:fill="1f3864" w:val="clear"/>
          </w:tcPr>
          <w:p w:rsidR="00000000" w:rsidDel="00000000" w:rsidP="00000000" w:rsidRDefault="00000000" w:rsidRPr="00000000" w14:paraId="000001A5">
            <w:pPr>
              <w:rPr/>
            </w:pPr>
            <w:r w:rsidDel="00000000" w:rsidR="00000000" w:rsidRPr="00000000">
              <w:rPr>
                <w:b w:val="1"/>
                <w:bCs w:val="1"/>
                <w:color w:val="ffffff"/>
                <w:sz w:val="18"/>
                <w:szCs w:val="18"/>
                <w:rtl w:val="0"/>
              </w:rPr>
              <w:t xml:space="preserve">When We Use It</w:t>
            </w:r>
            <w:r w:rsidDel="00000000" w:rsidR="00000000" w:rsidRPr="00000000">
              <w:rPr>
                <w:rtl w:val="0"/>
              </w:rPr>
            </w:r>
          </w:p>
        </w:tc>
        <w:tc>
          <w:tcPr>
            <w:shd w:fill="1f3864" w:val="clear"/>
          </w:tcPr>
          <w:p w:rsidR="00000000" w:rsidDel="00000000" w:rsidP="00000000" w:rsidRDefault="00000000" w:rsidRPr="00000000" w14:paraId="000001A6">
            <w:pPr>
              <w:rPr/>
            </w:pPr>
            <w:r w:rsidDel="00000000" w:rsidR="00000000" w:rsidRPr="00000000">
              <w:rPr>
                <w:b w:val="1"/>
                <w:bCs w:val="1"/>
                <w:color w:val="ffffff"/>
                <w:sz w:val="18"/>
                <w:szCs w:val="18"/>
                <w:rtl w:val="0"/>
              </w:rPr>
              <w:t xml:space="preserve">What It Means for You</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18"/>
                <w:szCs w:val="18"/>
                <w:rtl w:val="0"/>
              </w:rPr>
              <w:t xml:space="preserve">Restore the system</w:t>
              <w:br w:type="textWrapping"/>
              <w:t xml:space="preserve">(Roll Back)</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8"/>
                <w:szCs w:val="18"/>
                <w:rtl w:val="0"/>
              </w:rPr>
              <w:t xml:space="preserve">When the problem is serious and widespread — multiple users affected, critical workflows broken.</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8"/>
                <w:szCs w:val="18"/>
                <w:rtl w:val="0"/>
              </w:rPr>
              <w:t xml:space="preserve">The system is restored to exactly how it was before the update. You may lose any transactions posted during the update window. The change will be re-planned and re-deployed after the issue is fixed.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AA">
            <w:pPr>
              <w:rPr/>
            </w:pPr>
            <w:r w:rsidDel="00000000" w:rsidR="00000000" w:rsidRPr="00000000">
              <w:rPr>
                <w:sz w:val="18"/>
                <w:szCs w:val="18"/>
                <w:rtl w:val="0"/>
              </w:rPr>
              <w:t xml:space="preserve">Fix forward</w:t>
              <w:br w:type="textWrapping"/>
              <w:t xml:space="preserve">(Quick Patch)</w:t>
            </w:r>
            <w:r w:rsidDel="00000000" w:rsidR="00000000" w:rsidRPr="00000000">
              <w:rPr>
                <w:rtl w:val="0"/>
              </w:rPr>
            </w:r>
          </w:p>
        </w:tc>
        <w:tc>
          <w:tcPr>
            <w:shd w:fill="dce6f1" w:val="clear"/>
          </w:tcPr>
          <w:p w:rsidR="00000000" w:rsidDel="00000000" w:rsidP="00000000" w:rsidRDefault="00000000" w:rsidRPr="00000000" w14:paraId="000001AB">
            <w:pPr>
              <w:rPr/>
            </w:pPr>
            <w:r w:rsidDel="00000000" w:rsidR="00000000" w:rsidRPr="00000000">
              <w:rPr>
                <w:sz w:val="18"/>
                <w:szCs w:val="18"/>
                <w:rtl w:val="0"/>
              </w:rPr>
              <w:t xml:space="preserve">When the problem is minor, affects only some users, or has a simple fix.</w:t>
            </w:r>
            <w:r w:rsidDel="00000000" w:rsidR="00000000" w:rsidRPr="00000000">
              <w:rPr>
                <w:rtl w:val="0"/>
              </w:rPr>
            </w:r>
          </w:p>
        </w:tc>
        <w:tc>
          <w:tcPr>
            <w:shd w:fill="dce6f1" w:val="clear"/>
          </w:tcPr>
          <w:p w:rsidR="00000000" w:rsidDel="00000000" w:rsidP="00000000" w:rsidRDefault="00000000" w:rsidRPr="00000000" w14:paraId="000001AC">
            <w:pPr>
              <w:rPr/>
            </w:pPr>
            <w:r w:rsidDel="00000000" w:rsidR="00000000" w:rsidRPr="00000000">
              <w:rPr>
                <w:sz w:val="18"/>
                <w:szCs w:val="18"/>
                <w:rtl w:val="0"/>
              </w:rPr>
              <w:t xml:space="preserve">A targeted correction is applied quickly. The update stays in place. The specific issue is resolved without affecting other users.</w:t>
            </w: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hd w:fill="e2efda" w:val="clear"/>
        <w:ind w:left="288" w:right="288" w:firstLine="0"/>
        <w:rPr/>
      </w:pPr>
      <w:r w:rsidDel="00000000" w:rsidR="00000000" w:rsidRPr="00000000">
        <w:rPr>
          <w:b w:val="1"/>
          <w:bCs w:val="1"/>
          <w:color w:val="375623"/>
          <w:sz w:val="18"/>
          <w:szCs w:val="18"/>
          <w:rtl w:val="0"/>
        </w:rPr>
        <w:t xml:space="preserve">OUR COMMITMENT ON ROLLBACKS:  </w:t>
      </w:r>
      <w:r w:rsidDel="00000000" w:rsidR="00000000" w:rsidRPr="00000000">
        <w:rPr>
          <w:color w:val="3f3f3f"/>
          <w:sz w:val="18"/>
          <w:szCs w:val="18"/>
          <w:rtl w:val="0"/>
        </w:rPr>
        <w:t xml:space="preserve">Before every deployment, we take a full backup of your database. We can restore the system to the exact state it was in before the update at any time. No data created before the update is ever permanently lost due to a rollback.</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jc w:val="left"/>
        <w:rPr/>
      </w:pPr>
      <w:r w:rsidDel="00000000" w:rsidR="00000000" w:rsidRPr="00000000">
        <w:rPr>
          <w:color w:val="2e74b5"/>
          <w:rtl w:val="0"/>
        </w:rPr>
        <w:t xml:space="preserve">9.3  Communication During an Incident</w:t>
      </w:r>
      <w:r w:rsidDel="00000000" w:rsidR="00000000" w:rsidRPr="00000000">
        <w:rPr>
          <w:rtl w:val="0"/>
        </w:rPr>
      </w:r>
    </w:p>
    <w:tbl>
      <w:tblPr>
        <w:tblStyle w:val="Table15"/>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1f3864" w:val="clear"/>
          </w:tcPr>
          <w:p w:rsidR="00000000" w:rsidDel="00000000" w:rsidP="00000000" w:rsidRDefault="00000000" w:rsidRPr="00000000" w14:paraId="000001B1">
            <w:pPr>
              <w:rPr/>
            </w:pPr>
            <w:r w:rsidDel="00000000" w:rsidR="00000000" w:rsidRPr="00000000">
              <w:rPr>
                <w:b w:val="1"/>
                <w:bCs w:val="1"/>
                <w:color w:val="ffffff"/>
                <w:sz w:val="18"/>
                <w:szCs w:val="18"/>
                <w:rtl w:val="0"/>
              </w:rPr>
              <w:t xml:space="preserve">Time After Issue Detected</w:t>
            </w:r>
            <w:r w:rsidDel="00000000" w:rsidR="00000000" w:rsidRPr="00000000">
              <w:rPr>
                <w:rtl w:val="0"/>
              </w:rPr>
            </w:r>
          </w:p>
        </w:tc>
        <w:tc>
          <w:tcPr>
            <w:shd w:fill="1f3864" w:val="clear"/>
          </w:tcPr>
          <w:p w:rsidR="00000000" w:rsidDel="00000000" w:rsidP="00000000" w:rsidRDefault="00000000" w:rsidRPr="00000000" w14:paraId="000001B2">
            <w:pPr>
              <w:rPr/>
            </w:pPr>
            <w:r w:rsidDel="00000000" w:rsidR="00000000" w:rsidRPr="00000000">
              <w:rPr>
                <w:b w:val="1"/>
                <w:bCs w:val="1"/>
                <w:color w:val="ffffff"/>
                <w:sz w:val="18"/>
                <w:szCs w:val="18"/>
                <w:rtl w:val="0"/>
              </w:rPr>
              <w:t xml:space="preserve">What You Will Hear from IT</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18"/>
                <w:szCs w:val="18"/>
                <w:rtl w:val="0"/>
              </w:rPr>
              <w:t xml:space="preserve">Within 15 minutes</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8"/>
                <w:szCs w:val="18"/>
                <w:rtl w:val="0"/>
              </w:rPr>
              <w:t xml:space="preserve">"We are aware of the issue and investigating. Please stand by."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B5">
            <w:pPr>
              <w:rPr/>
            </w:pPr>
            <w:r w:rsidDel="00000000" w:rsidR="00000000" w:rsidRPr="00000000">
              <w:rPr>
                <w:sz w:val="18"/>
                <w:szCs w:val="18"/>
                <w:rtl w:val="0"/>
              </w:rPr>
              <w:t xml:space="preserve">Within 30 minutes</w:t>
            </w:r>
            <w:r w:rsidDel="00000000" w:rsidR="00000000" w:rsidRPr="00000000">
              <w:rPr>
                <w:rtl w:val="0"/>
              </w:rPr>
            </w:r>
          </w:p>
        </w:tc>
        <w:tc>
          <w:tcPr>
            <w:shd w:fill="dce6f1" w:val="clear"/>
          </w:tcPr>
          <w:p w:rsidR="00000000" w:rsidDel="00000000" w:rsidP="00000000" w:rsidRDefault="00000000" w:rsidRPr="00000000" w14:paraId="000001B6">
            <w:pPr>
              <w:rPr/>
            </w:pPr>
            <w:r w:rsidDel="00000000" w:rsidR="00000000" w:rsidRPr="00000000">
              <w:rPr>
                <w:sz w:val="18"/>
                <w:szCs w:val="18"/>
                <w:rtl w:val="0"/>
              </w:rPr>
              <w:t xml:space="preserve">"Here is what we found and what we are doing about it. Expected resolution: [time]."</w:t>
            </w:r>
            <w:r w:rsidDel="00000000" w:rsidR="00000000" w:rsidRPr="00000000">
              <w:rPr>
                <w:rtl w:val="0"/>
              </w:rPr>
            </w:r>
          </w:p>
        </w:tc>
      </w:tr>
      <w:tr>
        <w:trPr>
          <w:cantSplit w:val="0"/>
          <w:tblHeader w:val="0"/>
        </w:trPr>
        <w:tc>
          <w:tcPr/>
          <w:p w:rsidR="00000000" w:rsidDel="00000000" w:rsidP="00000000" w:rsidRDefault="00000000" w:rsidRPr="00000000" w14:paraId="000001B7">
            <w:pPr>
              <w:rPr/>
            </w:pPr>
            <w:r w:rsidDel="00000000" w:rsidR="00000000" w:rsidRPr="00000000">
              <w:rPr>
                <w:sz w:val="18"/>
                <w:szCs w:val="18"/>
                <w:rtl w:val="0"/>
              </w:rPr>
              <w:t xml:space="preserve">When resolved</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8"/>
                <w:szCs w:val="18"/>
                <w:rtl w:val="0"/>
              </w:rPr>
              <w:t xml:space="preserve">"The system is restored. Here is what happened and what we fixed."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B9">
            <w:pPr>
              <w:rPr/>
            </w:pPr>
            <w:r w:rsidDel="00000000" w:rsidR="00000000" w:rsidRPr="00000000">
              <w:rPr>
                <w:sz w:val="18"/>
                <w:szCs w:val="18"/>
                <w:rtl w:val="0"/>
              </w:rPr>
              <w:t xml:space="preserve">Within 24 hours</w:t>
            </w:r>
            <w:r w:rsidDel="00000000" w:rsidR="00000000" w:rsidRPr="00000000">
              <w:rPr>
                <w:rtl w:val="0"/>
              </w:rPr>
            </w:r>
          </w:p>
        </w:tc>
        <w:tc>
          <w:tcPr>
            <w:shd w:fill="dce6f1" w:val="clear"/>
          </w:tcPr>
          <w:p w:rsidR="00000000" w:rsidDel="00000000" w:rsidP="00000000" w:rsidRDefault="00000000" w:rsidRPr="00000000" w14:paraId="000001BA">
            <w:pPr>
              <w:rPr/>
            </w:pPr>
            <w:r w:rsidDel="00000000" w:rsidR="00000000" w:rsidRPr="00000000">
              <w:rPr>
                <w:sz w:val="18"/>
                <w:szCs w:val="18"/>
                <w:rtl w:val="0"/>
              </w:rPr>
              <w:t xml:space="preserve">Written incident report to management: full account of the incident.</w:t>
            </w:r>
            <w:r w:rsidDel="00000000" w:rsidR="00000000" w:rsidRPr="00000000">
              <w:rPr>
                <w:rtl w:val="0"/>
              </w:rPr>
            </w:r>
          </w:p>
        </w:tc>
      </w:tr>
    </w:tbl>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jc w:val="left"/>
        <w:rPr/>
      </w:pPr>
      <w:r w:rsidDel="00000000" w:rsidR="00000000" w:rsidRPr="00000000">
        <w:rPr>
          <w:color w:val="1f3864"/>
          <w:rtl w:val="0"/>
        </w:rPr>
        <w:t xml:space="preserve">10. How We Keep You Informed</w:t>
      </w:r>
      <w:r w:rsidDel="00000000" w:rsidR="00000000" w:rsidRPr="00000000">
        <w:rPr>
          <w:rtl w:val="0"/>
        </w:rPr>
      </w:r>
    </w:p>
    <w:p w:rsidR="00000000" w:rsidDel="00000000" w:rsidP="00000000" w:rsidRDefault="00000000" w:rsidRPr="00000000" w14:paraId="000001BD">
      <w:pPr>
        <w:rPr/>
      </w:pPr>
      <w:r w:rsidDel="00000000" w:rsidR="00000000" w:rsidRPr="00000000">
        <w:rPr>
          <w:b w:val="0"/>
          <w:bCs w:val="0"/>
          <w:i w:val="0"/>
          <w:iCs w:val="0"/>
          <w:sz w:val="20"/>
          <w:szCs w:val="20"/>
          <w:rtl w:val="0"/>
        </w:rPr>
        <w:t xml:space="preserve">You should never have to chase IT for an update on your request. The following table shows every notification you will receive automatically throughout the change process.</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tbl>
      <w:tblPr>
        <w:tblStyle w:val="Table16"/>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1BF">
            <w:pPr>
              <w:rPr/>
            </w:pPr>
            <w:r w:rsidDel="00000000" w:rsidR="00000000" w:rsidRPr="00000000">
              <w:rPr>
                <w:b w:val="1"/>
                <w:bCs w:val="1"/>
                <w:color w:val="ffffff"/>
                <w:sz w:val="18"/>
                <w:szCs w:val="18"/>
                <w:rtl w:val="0"/>
              </w:rPr>
              <w:t xml:space="preserve">When</w:t>
            </w:r>
            <w:r w:rsidDel="00000000" w:rsidR="00000000" w:rsidRPr="00000000">
              <w:rPr>
                <w:rtl w:val="0"/>
              </w:rPr>
            </w:r>
          </w:p>
        </w:tc>
        <w:tc>
          <w:tcPr>
            <w:shd w:fill="1f3864" w:val="clear"/>
          </w:tcPr>
          <w:p w:rsidR="00000000" w:rsidDel="00000000" w:rsidP="00000000" w:rsidRDefault="00000000" w:rsidRPr="00000000" w14:paraId="000001C0">
            <w:pPr>
              <w:rPr/>
            </w:pPr>
            <w:r w:rsidDel="00000000" w:rsidR="00000000" w:rsidRPr="00000000">
              <w:rPr>
                <w:b w:val="1"/>
                <w:bCs w:val="1"/>
                <w:color w:val="ffffff"/>
                <w:sz w:val="18"/>
                <w:szCs w:val="18"/>
                <w:rtl w:val="0"/>
              </w:rPr>
              <w:t xml:space="preserve">What Message You Receive</w:t>
            </w:r>
            <w:r w:rsidDel="00000000" w:rsidR="00000000" w:rsidRPr="00000000">
              <w:rPr>
                <w:rtl w:val="0"/>
              </w:rPr>
            </w:r>
          </w:p>
        </w:tc>
        <w:tc>
          <w:tcPr>
            <w:shd w:fill="1f3864" w:val="clear"/>
          </w:tcPr>
          <w:p w:rsidR="00000000" w:rsidDel="00000000" w:rsidP="00000000" w:rsidRDefault="00000000" w:rsidRPr="00000000" w14:paraId="000001C1">
            <w:pPr>
              <w:rPr/>
            </w:pPr>
            <w:r w:rsidDel="00000000" w:rsidR="00000000" w:rsidRPr="00000000">
              <w:rPr>
                <w:b w:val="1"/>
                <w:bCs w:val="1"/>
                <w:color w:val="ffffff"/>
                <w:sz w:val="18"/>
                <w:szCs w:val="18"/>
                <w:rtl w:val="0"/>
              </w:rPr>
              <w:t xml:space="preserve">Channel</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18"/>
                <w:szCs w:val="18"/>
                <w:rtl w:val="0"/>
              </w:rPr>
              <w:t xml:space="preserve">Your request is received</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8"/>
                <w:szCs w:val="18"/>
                <w:rtl w:val="0"/>
              </w:rPr>
              <w:t xml:space="preserve">Acknowledgement with your CR number and classification.</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8"/>
                <w:szCs w:val="18"/>
                <w:rtl w:val="0"/>
              </w:rPr>
              <w:t xml:space="preserve">Email / WhatsApp</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C5">
            <w:pPr>
              <w:rPr/>
            </w:pPr>
            <w:r w:rsidDel="00000000" w:rsidR="00000000" w:rsidRPr="00000000">
              <w:rPr>
                <w:sz w:val="18"/>
                <w:szCs w:val="18"/>
                <w:rtl w:val="0"/>
              </w:rPr>
              <w:t xml:space="preserve">Your request is assigned a delivery date</w:t>
            </w:r>
            <w:r w:rsidDel="00000000" w:rsidR="00000000" w:rsidRPr="00000000">
              <w:rPr>
                <w:rtl w:val="0"/>
              </w:rPr>
            </w:r>
          </w:p>
        </w:tc>
        <w:tc>
          <w:tcPr>
            <w:shd w:fill="dce6f1" w:val="clear"/>
          </w:tcPr>
          <w:p w:rsidR="00000000" w:rsidDel="00000000" w:rsidP="00000000" w:rsidRDefault="00000000" w:rsidRPr="00000000" w14:paraId="000001C6">
            <w:pPr>
              <w:rPr/>
            </w:pPr>
            <w:r w:rsidDel="00000000" w:rsidR="00000000" w:rsidRPr="00000000">
              <w:rPr>
                <w:sz w:val="18"/>
                <w:szCs w:val="18"/>
                <w:rtl w:val="0"/>
              </w:rPr>
              <w:t xml:space="preserve">Confirmation: "We will deliver this by [date]. Developer assigned: [name]."</w:t>
            </w:r>
            <w:r w:rsidDel="00000000" w:rsidR="00000000" w:rsidRPr="00000000">
              <w:rPr>
                <w:rtl w:val="0"/>
              </w:rPr>
            </w:r>
          </w:p>
        </w:tc>
        <w:tc>
          <w:tcPr>
            <w:shd w:fill="dce6f1" w:val="clear"/>
          </w:tcPr>
          <w:p w:rsidR="00000000" w:rsidDel="00000000" w:rsidP="00000000" w:rsidRDefault="00000000" w:rsidRPr="00000000" w14:paraId="000001C7">
            <w:pPr>
              <w:rPr/>
            </w:pPr>
            <w:r w:rsidDel="00000000" w:rsidR="00000000" w:rsidRPr="00000000">
              <w:rPr>
                <w:sz w:val="18"/>
                <w:szCs w:val="18"/>
                <w:rtl w:val="0"/>
              </w:rPr>
              <w:t xml:space="preserve">Email / WhatsApp</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sz w:val="18"/>
                <w:szCs w:val="18"/>
                <w:rtl w:val="0"/>
              </w:rPr>
              <w:t xml:space="preserve">The change is ready for you to test</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8"/>
                <w:szCs w:val="18"/>
                <w:rtl w:val="0"/>
              </w:rPr>
              <w:t xml:space="preserve">"Please test this change on the test environment. Instructions attached."</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8"/>
                <w:szCs w:val="18"/>
                <w:rtl w:val="0"/>
              </w:rPr>
              <w:t xml:space="preserve">Email / WhatsApp</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CB">
            <w:pPr>
              <w:rPr/>
            </w:pPr>
            <w:r w:rsidDel="00000000" w:rsidR="00000000" w:rsidRPr="00000000">
              <w:rPr>
                <w:sz w:val="18"/>
                <w:szCs w:val="18"/>
                <w:rtl w:val="0"/>
              </w:rPr>
              <w:t xml:space="preserve">Go-live date is confirmed</w:t>
            </w:r>
            <w:r w:rsidDel="00000000" w:rsidR="00000000" w:rsidRPr="00000000">
              <w:rPr>
                <w:rtl w:val="0"/>
              </w:rPr>
            </w:r>
          </w:p>
        </w:tc>
        <w:tc>
          <w:tcPr>
            <w:shd w:fill="dce6f1" w:val="clear"/>
          </w:tcPr>
          <w:p w:rsidR="00000000" w:rsidDel="00000000" w:rsidP="00000000" w:rsidRDefault="00000000" w:rsidRPr="00000000" w14:paraId="000001CC">
            <w:pPr>
              <w:rPr/>
            </w:pPr>
            <w:r w:rsidDel="00000000" w:rsidR="00000000" w:rsidRPr="00000000">
              <w:rPr>
                <w:sz w:val="18"/>
                <w:szCs w:val="18"/>
                <w:rtl w:val="0"/>
              </w:rPr>
              <w:t xml:space="preserve">"Your change is approved for go-live on [date] at [time]."</w:t>
            </w:r>
            <w:r w:rsidDel="00000000" w:rsidR="00000000" w:rsidRPr="00000000">
              <w:rPr>
                <w:rtl w:val="0"/>
              </w:rPr>
            </w:r>
          </w:p>
        </w:tc>
        <w:tc>
          <w:tcPr>
            <w:shd w:fill="dce6f1" w:val="clear"/>
          </w:tcPr>
          <w:p w:rsidR="00000000" w:rsidDel="00000000" w:rsidP="00000000" w:rsidRDefault="00000000" w:rsidRPr="00000000" w14:paraId="000001CD">
            <w:pPr>
              <w:rPr/>
            </w:pPr>
            <w:r w:rsidDel="00000000" w:rsidR="00000000" w:rsidRPr="00000000">
              <w:rPr>
                <w:sz w:val="18"/>
                <w:szCs w:val="18"/>
                <w:rtl w:val="0"/>
              </w:rPr>
              <w:t xml:space="preserve">Email</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8"/>
                <w:szCs w:val="18"/>
                <w:rtl w:val="0"/>
              </w:rPr>
              <w:t xml:space="preserve">48 hours before deployment</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8"/>
                <w:szCs w:val="18"/>
                <w:rtl w:val="0"/>
              </w:rPr>
              <w:t xml:space="preserve">System update notice to all affected staff.</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8"/>
                <w:szCs w:val="18"/>
                <w:rtl w:val="0"/>
              </w:rPr>
              <w:t xml:space="preserve">Email + WhatsApp group</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D1">
            <w:pPr>
              <w:rPr/>
            </w:pPr>
            <w:r w:rsidDel="00000000" w:rsidR="00000000" w:rsidRPr="00000000">
              <w:rPr>
                <w:sz w:val="18"/>
                <w:szCs w:val="18"/>
                <w:rtl w:val="0"/>
              </w:rPr>
              <w:t xml:space="preserve">30 minutes before deployment</w:t>
            </w:r>
            <w:r w:rsidDel="00000000" w:rsidR="00000000" w:rsidRPr="00000000">
              <w:rPr>
                <w:rtl w:val="0"/>
              </w:rPr>
            </w:r>
          </w:p>
        </w:tc>
        <w:tc>
          <w:tcPr>
            <w:shd w:fill="dce6f1" w:val="clear"/>
          </w:tcPr>
          <w:p w:rsidR="00000000" w:rsidDel="00000000" w:rsidP="00000000" w:rsidRDefault="00000000" w:rsidRPr="00000000" w14:paraId="000001D2">
            <w:pPr>
              <w:rPr/>
            </w:pPr>
            <w:r w:rsidDel="00000000" w:rsidR="00000000" w:rsidRPr="00000000">
              <w:rPr>
                <w:sz w:val="18"/>
                <w:szCs w:val="18"/>
                <w:rtl w:val="0"/>
              </w:rPr>
              <w:t xml:space="preserve">"Please save all work. System update starting in 30 minutes."</w:t>
            </w:r>
            <w:r w:rsidDel="00000000" w:rsidR="00000000" w:rsidRPr="00000000">
              <w:rPr>
                <w:rtl w:val="0"/>
              </w:rPr>
            </w:r>
          </w:p>
        </w:tc>
        <w:tc>
          <w:tcPr>
            <w:shd w:fill="dce6f1" w:val="clear"/>
          </w:tcPr>
          <w:p w:rsidR="00000000" w:rsidDel="00000000" w:rsidP="00000000" w:rsidRDefault="00000000" w:rsidRPr="00000000" w14:paraId="000001D3">
            <w:pPr>
              <w:rPr/>
            </w:pPr>
            <w:r w:rsidDel="00000000" w:rsidR="00000000" w:rsidRPr="00000000">
              <w:rPr>
                <w:sz w:val="18"/>
                <w:szCs w:val="18"/>
                <w:rtl w:val="0"/>
              </w:rPr>
              <w:t xml:space="preserve">WhatsApp group</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18"/>
                <w:szCs w:val="18"/>
                <w:rtl w:val="0"/>
              </w:rPr>
              <w:t xml:space="preserve">Deployment is complete</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8"/>
                <w:szCs w:val="18"/>
                <w:rtl w:val="0"/>
              </w:rPr>
              <w:t xml:space="preserve">"Update complete. System is live. Here is what changed."</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18"/>
                <w:szCs w:val="18"/>
                <w:rtl w:val="0"/>
              </w:rPr>
              <w:t xml:space="preserve">Email + WhatsApp group</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D7">
            <w:pPr>
              <w:rPr/>
            </w:pPr>
            <w:r w:rsidDel="00000000" w:rsidR="00000000" w:rsidRPr="00000000">
              <w:rPr>
                <w:sz w:val="18"/>
                <w:szCs w:val="18"/>
                <w:rtl w:val="0"/>
              </w:rPr>
              <w:t xml:space="preserve">If a problem is detected</w:t>
            </w:r>
            <w:r w:rsidDel="00000000" w:rsidR="00000000" w:rsidRPr="00000000">
              <w:rPr>
                <w:rtl w:val="0"/>
              </w:rPr>
            </w:r>
          </w:p>
        </w:tc>
        <w:tc>
          <w:tcPr>
            <w:shd w:fill="dce6f1" w:val="clear"/>
          </w:tcPr>
          <w:p w:rsidR="00000000" w:rsidDel="00000000" w:rsidP="00000000" w:rsidRDefault="00000000" w:rsidRPr="00000000" w14:paraId="000001D8">
            <w:pPr>
              <w:rPr/>
            </w:pPr>
            <w:r w:rsidDel="00000000" w:rsidR="00000000" w:rsidRPr="00000000">
              <w:rPr>
                <w:sz w:val="18"/>
                <w:szCs w:val="18"/>
                <w:rtl w:val="0"/>
              </w:rPr>
              <w:t xml:space="preserve">Immediate alert: "We are aware of an issue and working on it."</w:t>
            </w:r>
            <w:r w:rsidDel="00000000" w:rsidR="00000000" w:rsidRPr="00000000">
              <w:rPr>
                <w:rtl w:val="0"/>
              </w:rPr>
            </w:r>
          </w:p>
        </w:tc>
        <w:tc>
          <w:tcPr>
            <w:shd w:fill="dce6f1" w:val="clear"/>
          </w:tcPr>
          <w:p w:rsidR="00000000" w:rsidDel="00000000" w:rsidP="00000000" w:rsidRDefault="00000000" w:rsidRPr="00000000" w14:paraId="000001D9">
            <w:pPr>
              <w:rPr/>
            </w:pPr>
            <w:r w:rsidDel="00000000" w:rsidR="00000000" w:rsidRPr="00000000">
              <w:rPr>
                <w:sz w:val="18"/>
                <w:szCs w:val="18"/>
                <w:rtl w:val="0"/>
              </w:rPr>
              <w:t xml:space="preserve">WhatsApp + Phone call</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8"/>
                <w:szCs w:val="18"/>
                <w:rtl w:val="0"/>
              </w:rPr>
              <w:t xml:space="preserve">When an incident is resolved</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8"/>
                <w:szCs w:val="18"/>
                <w:rtl w:val="0"/>
              </w:rPr>
              <w:t xml:space="preserve">"System is restored. Here is what happened."</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8"/>
                <w:szCs w:val="18"/>
                <w:rtl w:val="0"/>
              </w:rPr>
              <w:t xml:space="preserve">Email + WhatsApp group</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DD">
            <w:pPr>
              <w:rPr/>
            </w:pPr>
            <w:r w:rsidDel="00000000" w:rsidR="00000000" w:rsidRPr="00000000">
              <w:rPr>
                <w:sz w:val="18"/>
                <w:szCs w:val="18"/>
                <w:rtl w:val="0"/>
              </w:rPr>
              <w:t xml:space="preserve">Monthly to Management</w:t>
            </w:r>
            <w:r w:rsidDel="00000000" w:rsidR="00000000" w:rsidRPr="00000000">
              <w:rPr>
                <w:rtl w:val="0"/>
              </w:rPr>
            </w:r>
          </w:p>
        </w:tc>
        <w:tc>
          <w:tcPr>
            <w:shd w:fill="dce6f1" w:val="clear"/>
          </w:tcPr>
          <w:p w:rsidR="00000000" w:rsidDel="00000000" w:rsidP="00000000" w:rsidRDefault="00000000" w:rsidRPr="00000000" w14:paraId="000001DE">
            <w:pPr>
              <w:rPr/>
            </w:pPr>
            <w:r w:rsidDel="00000000" w:rsidR="00000000" w:rsidRPr="00000000">
              <w:rPr>
                <w:sz w:val="18"/>
                <w:szCs w:val="18"/>
                <w:rtl w:val="0"/>
              </w:rPr>
              <w:t xml:space="preserve">Summary report: all changes made this month, KPI performance.</w:t>
            </w:r>
            <w:r w:rsidDel="00000000" w:rsidR="00000000" w:rsidRPr="00000000">
              <w:rPr>
                <w:rtl w:val="0"/>
              </w:rPr>
            </w:r>
          </w:p>
        </w:tc>
        <w:tc>
          <w:tcPr>
            <w:shd w:fill="dce6f1" w:val="clear"/>
          </w:tcPr>
          <w:p w:rsidR="00000000" w:rsidDel="00000000" w:rsidP="00000000" w:rsidRDefault="00000000" w:rsidRPr="00000000" w14:paraId="000001DF">
            <w:pPr>
              <w:rPr/>
            </w:pPr>
            <w:r w:rsidDel="00000000" w:rsidR="00000000" w:rsidRPr="00000000">
              <w:rPr>
                <w:sz w:val="18"/>
                <w:szCs w:val="18"/>
                <w:rtl w:val="0"/>
              </w:rPr>
              <w:t xml:space="preserve">Email to CEO / CFO</w:t>
            </w: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hd w:fill="fff2cc" w:val="clear"/>
        <w:ind w:left="288" w:right="288" w:firstLine="0"/>
        <w:rPr/>
      </w:pPr>
      <w:r w:rsidDel="00000000" w:rsidR="00000000" w:rsidRPr="00000000">
        <w:rPr>
          <w:b w:val="1"/>
          <w:bCs w:val="1"/>
          <w:color w:val="7f6000"/>
          <w:sz w:val="18"/>
          <w:szCs w:val="18"/>
          <w:rtl w:val="0"/>
        </w:rPr>
        <w:t xml:space="preserve">OUR COMMUNICATION PROMISE:  </w:t>
      </w:r>
      <w:r w:rsidDel="00000000" w:rsidR="00000000" w:rsidRPr="00000000">
        <w:rPr>
          <w:color w:val="3f3f3f"/>
          <w:sz w:val="18"/>
          <w:szCs w:val="18"/>
          <w:rtl w:val="0"/>
        </w:rPr>
        <w:t xml:space="preserve">If you have not heard from the IT team within the response time for your priority level, please follow up immediately. A missed response is a process failure on our side, not something you should have to accept.</w:t>
      </w: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jc w:val="left"/>
        <w:rPr/>
      </w:pPr>
      <w:r w:rsidDel="00000000" w:rsidR="00000000" w:rsidRPr="00000000">
        <w:rPr>
          <w:color w:val="1f3864"/>
          <w:rtl w:val="0"/>
        </w:rPr>
        <w:t xml:space="preserve">11. Tracking All Changes</w:t>
      </w:r>
      <w:r w:rsidDel="00000000" w:rsidR="00000000" w:rsidRPr="00000000">
        <w:rPr>
          <w:rtl w:val="0"/>
        </w:rPr>
      </w:r>
    </w:p>
    <w:p w:rsidR="00000000" w:rsidDel="00000000" w:rsidP="00000000" w:rsidRDefault="00000000" w:rsidRPr="00000000" w14:paraId="000001E4">
      <w:pPr>
        <w:rPr/>
      </w:pPr>
      <w:r w:rsidDel="00000000" w:rsidR="00000000" w:rsidRPr="00000000">
        <w:rPr>
          <w:b w:val="0"/>
          <w:bCs w:val="0"/>
          <w:i w:val="0"/>
          <w:iCs w:val="0"/>
          <w:sz w:val="20"/>
          <w:szCs w:val="20"/>
          <w:rtl w:val="0"/>
        </w:rPr>
        <w:t xml:space="preserve">Every single change made to the Matracon Odoo system is recorded in the Change Log — a permanent register maintained by the IT Manager. This register is available to management at any time and serves as the definitive record of the system's history.</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jc w:val="left"/>
        <w:rPr/>
      </w:pPr>
      <w:r w:rsidDel="00000000" w:rsidR="00000000" w:rsidRPr="00000000">
        <w:rPr>
          <w:color w:val="2e74b5"/>
          <w:rtl w:val="0"/>
        </w:rPr>
        <w:t xml:space="preserve">11.1  What the Change Log Records</w:t>
      </w:r>
      <w:r w:rsidDel="00000000" w:rsidR="00000000" w:rsidRPr="00000000">
        <w:rPr>
          <w:rtl w:val="0"/>
        </w:rPr>
      </w:r>
    </w:p>
    <w:tbl>
      <w:tblPr>
        <w:tblStyle w:val="Table17"/>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1f3864" w:val="clear"/>
          </w:tcPr>
          <w:p w:rsidR="00000000" w:rsidDel="00000000" w:rsidP="00000000" w:rsidRDefault="00000000" w:rsidRPr="00000000" w14:paraId="000001E7">
            <w:pPr>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f3864" w:val="clear"/>
          </w:tcPr>
          <w:p w:rsidR="00000000" w:rsidDel="00000000" w:rsidP="00000000" w:rsidRDefault="00000000" w:rsidRPr="00000000" w14:paraId="000001E8">
            <w:pPr>
              <w:rPr/>
            </w:pPr>
            <w:r w:rsidDel="00000000" w:rsidR="00000000" w:rsidRPr="00000000">
              <w:rPr>
                <w:b w:val="1"/>
                <w:bCs w:val="1"/>
                <w:color w:val="ffffff"/>
                <w:sz w:val="18"/>
                <w:szCs w:val="18"/>
                <w:rtl w:val="0"/>
              </w:rPr>
              <w:t xml:space="preserve">What It Contains</w:t>
            </w:r>
            <w:r w:rsidDel="00000000" w:rsidR="00000000" w:rsidRPr="00000000">
              <w:rPr>
                <w:rtl w:val="0"/>
              </w:rPr>
            </w:r>
          </w:p>
        </w:tc>
      </w:tr>
      <w:tr>
        <w:trPr>
          <w:cantSplit w:val="0"/>
          <w:tblHeader w:val="0"/>
        </w:trPr>
        <w:tc>
          <w:tcPr/>
          <w:p w:rsidR="00000000" w:rsidDel="00000000" w:rsidP="00000000" w:rsidRDefault="00000000" w:rsidRPr="00000000" w14:paraId="000001E9">
            <w:pPr>
              <w:rPr/>
            </w:pPr>
            <w:r w:rsidDel="00000000" w:rsidR="00000000" w:rsidRPr="00000000">
              <w:rPr>
                <w:sz w:val="18"/>
                <w:szCs w:val="18"/>
                <w:rtl w:val="0"/>
              </w:rPr>
              <w:t xml:space="preserve">Reference Number</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18"/>
                <w:szCs w:val="18"/>
                <w:rtl w:val="0"/>
              </w:rPr>
              <w:t xml:space="preserve">Unique ID for the change (e.g., CR-2026-007)</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EB">
            <w:pPr>
              <w:rPr/>
            </w:pPr>
            <w:r w:rsidDel="00000000" w:rsidR="00000000" w:rsidRPr="00000000">
              <w:rPr>
                <w:sz w:val="18"/>
                <w:szCs w:val="18"/>
                <w:rtl w:val="0"/>
              </w:rPr>
              <w:t xml:space="preserve">Date Requested</w:t>
            </w:r>
            <w:r w:rsidDel="00000000" w:rsidR="00000000" w:rsidRPr="00000000">
              <w:rPr>
                <w:rtl w:val="0"/>
              </w:rPr>
            </w:r>
          </w:p>
        </w:tc>
        <w:tc>
          <w:tcPr>
            <w:shd w:fill="dce6f1" w:val="clear"/>
          </w:tcPr>
          <w:p w:rsidR="00000000" w:rsidDel="00000000" w:rsidP="00000000" w:rsidRDefault="00000000" w:rsidRPr="00000000" w14:paraId="000001EC">
            <w:pPr>
              <w:rPr/>
            </w:pPr>
            <w:r w:rsidDel="00000000" w:rsidR="00000000" w:rsidRPr="00000000">
              <w:rPr>
                <w:sz w:val="18"/>
                <w:szCs w:val="18"/>
                <w:rtl w:val="0"/>
              </w:rPr>
              <w:t xml:space="preserve">When the request was received</w:t>
            </w:r>
            <w:r w:rsidDel="00000000" w:rsidR="00000000" w:rsidRPr="00000000">
              <w:rPr>
                <w:rtl w:val="0"/>
              </w:rPr>
            </w:r>
          </w:p>
        </w:tc>
      </w:tr>
      <w:tr>
        <w:trPr>
          <w:cantSplit w:val="0"/>
          <w:tblHeader w:val="0"/>
        </w:trPr>
        <w:tc>
          <w:tcPr/>
          <w:p w:rsidR="00000000" w:rsidDel="00000000" w:rsidP="00000000" w:rsidRDefault="00000000" w:rsidRPr="00000000" w14:paraId="000001ED">
            <w:pPr>
              <w:rPr/>
            </w:pPr>
            <w:r w:rsidDel="00000000" w:rsidR="00000000" w:rsidRPr="00000000">
              <w:rPr>
                <w:sz w:val="18"/>
                <w:szCs w:val="18"/>
                <w:rtl w:val="0"/>
              </w:rPr>
              <w:t xml:space="preserve">Date Delivered</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8"/>
                <w:szCs w:val="18"/>
                <w:rtl w:val="0"/>
              </w:rPr>
              <w:t xml:space="preserve">When the change went live to production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EF">
            <w:pPr>
              <w:rPr/>
            </w:pPr>
            <w:r w:rsidDel="00000000" w:rsidR="00000000" w:rsidRPr="00000000">
              <w:rPr>
                <w:sz w:val="18"/>
                <w:szCs w:val="18"/>
                <w:rtl w:val="0"/>
              </w:rPr>
              <w:t xml:space="preserve">Type</w:t>
            </w:r>
            <w:r w:rsidDel="00000000" w:rsidR="00000000" w:rsidRPr="00000000">
              <w:rPr>
                <w:rtl w:val="0"/>
              </w:rPr>
            </w:r>
          </w:p>
        </w:tc>
        <w:tc>
          <w:tcPr>
            <w:shd w:fill="dce6f1" w:val="clear"/>
          </w:tcPr>
          <w:p w:rsidR="00000000" w:rsidDel="00000000" w:rsidP="00000000" w:rsidRDefault="00000000" w:rsidRPr="00000000" w14:paraId="000001F0">
            <w:pPr>
              <w:rPr/>
            </w:pPr>
            <w:r w:rsidDel="00000000" w:rsidR="00000000" w:rsidRPr="00000000">
              <w:rPr>
                <w:sz w:val="18"/>
                <w:szCs w:val="18"/>
                <w:rtl w:val="0"/>
              </w:rPr>
              <w:t xml:space="preserve">Emergency Fix / Bug Fix / Settings Change / New Feature</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sz w:val="18"/>
                <w:szCs w:val="18"/>
                <w:rtl w:val="0"/>
              </w:rPr>
              <w:t xml:space="preserve">Priority</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8"/>
                <w:szCs w:val="18"/>
                <w:rtl w:val="0"/>
              </w:rPr>
              <w:t xml:space="preserve">P1 through P5</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F3">
            <w:pPr>
              <w:rPr/>
            </w:pPr>
            <w:r w:rsidDel="00000000" w:rsidR="00000000" w:rsidRPr="00000000">
              <w:rPr>
                <w:sz w:val="18"/>
                <w:szCs w:val="18"/>
                <w:rtl w:val="0"/>
              </w:rPr>
              <w:t xml:space="preserve">Description</w:t>
            </w:r>
            <w:r w:rsidDel="00000000" w:rsidR="00000000" w:rsidRPr="00000000">
              <w:rPr>
                <w:rtl w:val="0"/>
              </w:rPr>
            </w:r>
          </w:p>
        </w:tc>
        <w:tc>
          <w:tcPr>
            <w:shd w:fill="dce6f1" w:val="clear"/>
          </w:tcPr>
          <w:p w:rsidR="00000000" w:rsidDel="00000000" w:rsidP="00000000" w:rsidRDefault="00000000" w:rsidRPr="00000000" w14:paraId="000001F4">
            <w:pPr>
              <w:rPr/>
            </w:pPr>
            <w:r w:rsidDel="00000000" w:rsidR="00000000" w:rsidRPr="00000000">
              <w:rPr>
                <w:sz w:val="18"/>
                <w:szCs w:val="18"/>
                <w:rtl w:val="0"/>
              </w:rPr>
              <w:t xml:space="preserve">Plain language summary of what was changed and why</w:t>
            </w:r>
            <w:r w:rsidDel="00000000" w:rsidR="00000000" w:rsidRPr="00000000">
              <w:rPr>
                <w:rtl w:val="0"/>
              </w:rPr>
            </w:r>
          </w:p>
        </w:tc>
      </w:tr>
      <w:tr>
        <w:trPr>
          <w:cantSplit w:val="0"/>
          <w:tblHeader w:val="0"/>
        </w:trPr>
        <w:tc>
          <w:tcPr/>
          <w:p w:rsidR="00000000" w:rsidDel="00000000" w:rsidP="00000000" w:rsidRDefault="00000000" w:rsidRPr="00000000" w14:paraId="000001F5">
            <w:pPr>
              <w:rPr/>
            </w:pPr>
            <w:r w:rsidDel="00000000" w:rsidR="00000000" w:rsidRPr="00000000">
              <w:rPr>
                <w:sz w:val="18"/>
                <w:szCs w:val="18"/>
                <w:rtl w:val="0"/>
              </w:rPr>
              <w:t xml:space="preserve">Requested By</w:t>
            </w:r>
            <w:r w:rsidDel="00000000" w:rsidR="00000000" w:rsidRPr="00000000">
              <w:rPr>
                <w:rtl w:val="0"/>
              </w:rPr>
            </w:r>
          </w:p>
        </w:tc>
        <w:tc>
          <w:tcPr/>
          <w:p w:rsidR="00000000" w:rsidDel="00000000" w:rsidP="00000000" w:rsidRDefault="00000000" w:rsidRPr="00000000" w14:paraId="000001F6">
            <w:pPr>
              <w:rPr/>
            </w:pPr>
            <w:r w:rsidDel="00000000" w:rsidR="00000000" w:rsidRPr="00000000">
              <w:rPr>
                <w:sz w:val="18"/>
                <w:szCs w:val="18"/>
                <w:rtl w:val="0"/>
              </w:rPr>
              <w:t xml:space="preserve">Name and department of the person who requested it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F7">
            <w:pPr>
              <w:rPr/>
            </w:pPr>
            <w:r w:rsidDel="00000000" w:rsidR="00000000" w:rsidRPr="00000000">
              <w:rPr>
                <w:sz w:val="18"/>
                <w:szCs w:val="18"/>
                <w:rtl w:val="0"/>
              </w:rPr>
              <w:t xml:space="preserve">Approved By</w:t>
            </w:r>
            <w:r w:rsidDel="00000000" w:rsidR="00000000" w:rsidRPr="00000000">
              <w:rPr>
                <w:rtl w:val="0"/>
              </w:rPr>
            </w:r>
          </w:p>
        </w:tc>
        <w:tc>
          <w:tcPr>
            <w:shd w:fill="dce6f1" w:val="clear"/>
          </w:tcPr>
          <w:p w:rsidR="00000000" w:rsidDel="00000000" w:rsidP="00000000" w:rsidRDefault="00000000" w:rsidRPr="00000000" w14:paraId="000001F8">
            <w:pPr>
              <w:rPr/>
            </w:pPr>
            <w:r w:rsidDel="00000000" w:rsidR="00000000" w:rsidRPr="00000000">
              <w:rPr>
                <w:sz w:val="18"/>
                <w:szCs w:val="18"/>
                <w:rtl w:val="0"/>
              </w:rPr>
              <w:t xml:space="preserve">Name of the Business Approver who signed off UAT</w:t>
            </w:r>
            <w:r w:rsidDel="00000000" w:rsidR="00000000" w:rsidRPr="00000000">
              <w:rPr>
                <w:rtl w:val="0"/>
              </w:rPr>
            </w:r>
          </w:p>
        </w:tc>
      </w:tr>
      <w:tr>
        <w:trPr>
          <w:cantSplit w:val="0"/>
          <w:tblHeader w:val="0"/>
        </w:trPr>
        <w:tc>
          <w:tcPr/>
          <w:p w:rsidR="00000000" w:rsidDel="00000000" w:rsidP="00000000" w:rsidRDefault="00000000" w:rsidRPr="00000000" w14:paraId="000001F9">
            <w:pPr>
              <w:rPr/>
            </w:pPr>
            <w:r w:rsidDel="00000000" w:rsidR="00000000" w:rsidRPr="00000000">
              <w:rPr>
                <w:sz w:val="18"/>
                <w:szCs w:val="18"/>
                <w:rtl w:val="0"/>
              </w:rPr>
              <w:t xml:space="preserve">Deployed By</w:t>
            </w:r>
            <w:r w:rsidDel="00000000" w:rsidR="00000000" w:rsidRPr="00000000">
              <w:rPr>
                <w:rtl w:val="0"/>
              </w:rPr>
            </w:r>
          </w:p>
        </w:tc>
        <w:tc>
          <w:tcPr/>
          <w:p w:rsidR="00000000" w:rsidDel="00000000" w:rsidP="00000000" w:rsidRDefault="00000000" w:rsidRPr="00000000" w14:paraId="000001FA">
            <w:pPr>
              <w:rPr/>
            </w:pPr>
            <w:r w:rsidDel="00000000" w:rsidR="00000000" w:rsidRPr="00000000">
              <w:rPr>
                <w:sz w:val="18"/>
                <w:szCs w:val="18"/>
                <w:rtl w:val="0"/>
              </w:rPr>
              <w:t xml:space="preserve">Name of the IT team member who executed the deployment</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1FB">
            <w:pPr>
              <w:rPr/>
            </w:pPr>
            <w:r w:rsidDel="00000000" w:rsidR="00000000" w:rsidRPr="00000000">
              <w:rPr>
                <w:sz w:val="18"/>
                <w:szCs w:val="18"/>
                <w:rtl w:val="0"/>
              </w:rPr>
              <w:t xml:space="preserve">Any Issues?</w:t>
            </w:r>
            <w:r w:rsidDel="00000000" w:rsidR="00000000" w:rsidRPr="00000000">
              <w:rPr>
                <w:rtl w:val="0"/>
              </w:rPr>
            </w:r>
          </w:p>
        </w:tc>
        <w:tc>
          <w:tcPr>
            <w:shd w:fill="dce6f1" w:val="clear"/>
          </w:tcPr>
          <w:p w:rsidR="00000000" w:rsidDel="00000000" w:rsidP="00000000" w:rsidRDefault="00000000" w:rsidRPr="00000000" w14:paraId="000001FC">
            <w:pPr>
              <w:rPr/>
            </w:pPr>
            <w:r w:rsidDel="00000000" w:rsidR="00000000" w:rsidRPr="00000000">
              <w:rPr>
                <w:sz w:val="18"/>
                <w:szCs w:val="18"/>
                <w:rtl w:val="0"/>
              </w:rPr>
              <w:t xml:space="preserve">Whether a rollback was needed and why</w:t>
            </w:r>
            <w:r w:rsidDel="00000000" w:rsidR="00000000" w:rsidRPr="00000000">
              <w:rPr>
                <w:rtl w:val="0"/>
              </w:rPr>
            </w:r>
          </w:p>
        </w:tc>
      </w:tr>
      <w:tr>
        <w:trPr>
          <w:cantSplit w:val="0"/>
          <w:tblHeader w:val="0"/>
        </w:trPr>
        <w:tc>
          <w:tcPr/>
          <w:p w:rsidR="00000000" w:rsidDel="00000000" w:rsidP="00000000" w:rsidRDefault="00000000" w:rsidRPr="00000000" w14:paraId="000001FD">
            <w:pPr>
              <w:rPr/>
            </w:pPr>
            <w:r w:rsidDel="00000000" w:rsidR="00000000" w:rsidRPr="00000000">
              <w:rPr>
                <w:sz w:val="18"/>
                <w:szCs w:val="18"/>
                <w:rtl w:val="0"/>
              </w:rPr>
              <w:t xml:space="preserve">Notes</w:t>
            </w:r>
            <w:r w:rsidDel="00000000" w:rsidR="00000000" w:rsidRPr="00000000">
              <w:rPr>
                <w:rtl w:val="0"/>
              </w:rPr>
            </w:r>
          </w:p>
        </w:tc>
        <w:tc>
          <w:tcPr/>
          <w:p w:rsidR="00000000" w:rsidDel="00000000" w:rsidP="00000000" w:rsidRDefault="00000000" w:rsidRPr="00000000" w14:paraId="000001FE">
            <w:pPr>
              <w:rPr/>
            </w:pPr>
            <w:r w:rsidDel="00000000" w:rsidR="00000000" w:rsidRPr="00000000">
              <w:rPr>
                <w:sz w:val="18"/>
                <w:szCs w:val="18"/>
                <w:rtl w:val="0"/>
              </w:rPr>
              <w:t xml:space="preserve">Any lessons learned or follow-up actions</w:t>
            </w: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jc w:val="left"/>
        <w:rPr/>
      </w:pPr>
      <w:r w:rsidDel="00000000" w:rsidR="00000000" w:rsidRPr="00000000">
        <w:rPr>
          <w:color w:val="2e74b5"/>
          <w:rtl w:val="0"/>
        </w:rPr>
        <w:t xml:space="preserve">11.2  Who Can See the Change Log</w:t>
      </w:r>
      <w:r w:rsidDel="00000000" w:rsidR="00000000" w:rsidRPr="00000000">
        <w:rPr>
          <w:rtl w:val="0"/>
        </w:rPr>
      </w:r>
    </w:p>
    <w:tbl>
      <w:tblPr>
        <w:tblStyle w:val="Table18"/>
        <w:tblW w:w="974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73"/>
        <w:gridCol w:w="4873"/>
        <w:tblGridChange w:id="0">
          <w:tblGrid>
            <w:gridCol w:w="4873"/>
            <w:gridCol w:w="4873"/>
          </w:tblGrid>
        </w:tblGridChange>
      </w:tblGrid>
      <w:tr>
        <w:trPr>
          <w:cantSplit w:val="0"/>
          <w:tblHeader w:val="0"/>
        </w:trPr>
        <w:tc>
          <w:tcPr>
            <w:shd w:fill="1f3864" w:val="clear"/>
          </w:tcPr>
          <w:p w:rsidR="00000000" w:rsidDel="00000000" w:rsidP="00000000" w:rsidRDefault="00000000" w:rsidRPr="00000000" w14:paraId="00000201">
            <w:pPr>
              <w:rPr/>
            </w:pPr>
            <w:r w:rsidDel="00000000" w:rsidR="00000000" w:rsidRPr="00000000">
              <w:rPr>
                <w:b w:val="1"/>
                <w:bCs w:val="1"/>
                <w:color w:val="ffffff"/>
                <w:sz w:val="18"/>
                <w:szCs w:val="18"/>
                <w:rtl w:val="0"/>
              </w:rPr>
              <w:t xml:space="preserve">Who</w:t>
            </w:r>
            <w:r w:rsidDel="00000000" w:rsidR="00000000" w:rsidRPr="00000000">
              <w:rPr>
                <w:rtl w:val="0"/>
              </w:rPr>
            </w:r>
          </w:p>
        </w:tc>
        <w:tc>
          <w:tcPr>
            <w:shd w:fill="1f3864" w:val="clear"/>
          </w:tcPr>
          <w:p w:rsidR="00000000" w:rsidDel="00000000" w:rsidP="00000000" w:rsidRDefault="00000000" w:rsidRPr="00000000" w14:paraId="00000202">
            <w:pPr>
              <w:rPr/>
            </w:pPr>
            <w:r w:rsidDel="00000000" w:rsidR="00000000" w:rsidRPr="00000000">
              <w:rPr>
                <w:b w:val="1"/>
                <w:bCs w:val="1"/>
                <w:color w:val="ffffff"/>
                <w:sz w:val="18"/>
                <w:szCs w:val="18"/>
                <w:rtl w:val="0"/>
              </w:rPr>
              <w:t xml:space="preserve">Access Level</w:t>
            </w:r>
            <w:r w:rsidDel="00000000" w:rsidR="00000000" w:rsidRPr="00000000">
              <w:rPr>
                <w:rtl w:val="0"/>
              </w:rPr>
            </w:r>
          </w:p>
        </w:tc>
      </w:tr>
      <w:tr>
        <w:trPr>
          <w:cantSplit w:val="0"/>
          <w:tblHeader w:val="0"/>
        </w:trPr>
        <w:tc>
          <w:tcPr/>
          <w:p w:rsidR="00000000" w:rsidDel="00000000" w:rsidP="00000000" w:rsidRDefault="00000000" w:rsidRPr="00000000" w14:paraId="00000203">
            <w:pPr>
              <w:rPr/>
            </w:pPr>
            <w:r w:rsidDel="00000000" w:rsidR="00000000" w:rsidRPr="00000000">
              <w:rPr>
                <w:sz w:val="18"/>
                <w:szCs w:val="18"/>
                <w:rtl w:val="0"/>
              </w:rPr>
              <w:t xml:space="preserve">CEO / CFO</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8"/>
                <w:szCs w:val="18"/>
                <w:rtl w:val="0"/>
              </w:rPr>
              <w:t xml:space="preserve">Full access — receive monthly summary report automatically</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05">
            <w:pPr>
              <w:rPr/>
            </w:pPr>
            <w:r w:rsidDel="00000000" w:rsidR="00000000" w:rsidRPr="00000000">
              <w:rPr>
                <w:sz w:val="18"/>
                <w:szCs w:val="18"/>
                <w:rtl w:val="0"/>
              </w:rPr>
              <w:t xml:space="preserve">IT Manager</w:t>
            </w:r>
            <w:r w:rsidDel="00000000" w:rsidR="00000000" w:rsidRPr="00000000">
              <w:rPr>
                <w:rtl w:val="0"/>
              </w:rPr>
            </w:r>
          </w:p>
        </w:tc>
        <w:tc>
          <w:tcPr>
            <w:shd w:fill="dce6f1" w:val="clear"/>
          </w:tcPr>
          <w:p w:rsidR="00000000" w:rsidDel="00000000" w:rsidP="00000000" w:rsidRDefault="00000000" w:rsidRPr="00000000" w14:paraId="00000206">
            <w:pPr>
              <w:rPr/>
            </w:pPr>
            <w:r w:rsidDel="00000000" w:rsidR="00000000" w:rsidRPr="00000000">
              <w:rPr>
                <w:sz w:val="18"/>
                <w:szCs w:val="18"/>
                <w:rtl w:val="0"/>
              </w:rPr>
              <w:t xml:space="preserve">Full access — maintains the log</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sz w:val="18"/>
                <w:szCs w:val="18"/>
                <w:rtl w:val="0"/>
              </w:rPr>
              <w:t xml:space="preserve">Department Heads</w:t>
            </w:r>
            <w:r w:rsidDel="00000000" w:rsidR="00000000" w:rsidRPr="00000000">
              <w:rPr>
                <w:rtl w:val="0"/>
              </w:rPr>
            </w:r>
          </w:p>
        </w:tc>
        <w:tc>
          <w:tcPr/>
          <w:p w:rsidR="00000000" w:rsidDel="00000000" w:rsidP="00000000" w:rsidRDefault="00000000" w:rsidRPr="00000000" w14:paraId="00000208">
            <w:pPr>
              <w:rPr/>
            </w:pPr>
            <w:r w:rsidDel="00000000" w:rsidR="00000000" w:rsidRPr="00000000">
              <w:rPr>
                <w:sz w:val="18"/>
                <w:szCs w:val="18"/>
                <w:rtl w:val="0"/>
              </w:rPr>
              <w:t xml:space="preserve">Can request a report of changes affecting their department at any time</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09">
            <w:pPr>
              <w:rPr/>
            </w:pPr>
            <w:r w:rsidDel="00000000" w:rsidR="00000000" w:rsidRPr="00000000">
              <w:rPr>
                <w:sz w:val="18"/>
                <w:szCs w:val="18"/>
                <w:rtl w:val="0"/>
              </w:rPr>
              <w:t xml:space="preserve">All Staff</w:t>
            </w:r>
            <w:r w:rsidDel="00000000" w:rsidR="00000000" w:rsidRPr="00000000">
              <w:rPr>
                <w:rtl w:val="0"/>
              </w:rPr>
            </w:r>
          </w:p>
        </w:tc>
        <w:tc>
          <w:tcPr>
            <w:shd w:fill="dce6f1" w:val="clear"/>
          </w:tcPr>
          <w:p w:rsidR="00000000" w:rsidDel="00000000" w:rsidP="00000000" w:rsidRDefault="00000000" w:rsidRPr="00000000" w14:paraId="0000020A">
            <w:pPr>
              <w:rPr/>
            </w:pPr>
            <w:r w:rsidDel="00000000" w:rsidR="00000000" w:rsidRPr="00000000">
              <w:rPr>
                <w:sz w:val="18"/>
                <w:szCs w:val="18"/>
                <w:rtl w:val="0"/>
              </w:rPr>
              <w:t xml:space="preserve">Can request the status of their specific Change Request at any time</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sz w:val="18"/>
                <w:szCs w:val="18"/>
                <w:rtl w:val="0"/>
              </w:rPr>
              <w:t xml:space="preserve">Auditors</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18"/>
                <w:szCs w:val="18"/>
                <w:rtl w:val="0"/>
              </w:rPr>
              <w:t xml:space="preserve">Full historical log provided on request for compliance review</w:t>
            </w:r>
            <w:r w:rsidDel="00000000" w:rsidR="00000000" w:rsidRPr="00000000">
              <w:rPr>
                <w:rtl w:val="0"/>
              </w:rPr>
            </w:r>
          </w:p>
        </w:tc>
      </w:tr>
    </w:tbl>
    <w:p w:rsidR="00000000" w:rsidDel="00000000" w:rsidP="00000000" w:rsidRDefault="00000000" w:rsidRPr="00000000" w14:paraId="0000020D">
      <w:pPr>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jc w:val="left"/>
        <w:rPr/>
      </w:pPr>
      <w:r w:rsidDel="00000000" w:rsidR="00000000" w:rsidRPr="00000000">
        <w:rPr>
          <w:color w:val="1f3864"/>
          <w:rtl w:val="0"/>
        </w:rPr>
        <w:t xml:space="preserve">12. Measuring Our Performance</w:t>
      </w:r>
      <w:r w:rsidDel="00000000" w:rsidR="00000000" w:rsidRPr="00000000">
        <w:rPr>
          <w:rtl w:val="0"/>
        </w:rPr>
      </w:r>
    </w:p>
    <w:p w:rsidR="00000000" w:rsidDel="00000000" w:rsidP="00000000" w:rsidRDefault="00000000" w:rsidRPr="00000000" w14:paraId="0000020F">
      <w:pPr>
        <w:rPr/>
      </w:pPr>
      <w:r w:rsidDel="00000000" w:rsidR="00000000" w:rsidRPr="00000000">
        <w:rPr>
          <w:b w:val="0"/>
          <w:bCs w:val="0"/>
          <w:i w:val="0"/>
          <w:iCs w:val="0"/>
          <w:sz w:val="20"/>
          <w:szCs w:val="20"/>
          <w:rtl w:val="0"/>
        </w:rPr>
        <w:t xml:space="preserve">The IT team holds itself accountable to measurable performance standards. These are reviewed every month with management. If targets are consistently missed, the process is reviewed and improved.</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tbl>
      <w:tblPr>
        <w:tblStyle w:val="Table19"/>
        <w:tblW w:w="97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0"/>
          <w:tblHeader w:val="0"/>
        </w:trPr>
        <w:tc>
          <w:tcPr>
            <w:shd w:fill="1f3864" w:val="clear"/>
          </w:tcPr>
          <w:p w:rsidR="00000000" w:rsidDel="00000000" w:rsidP="00000000" w:rsidRDefault="00000000" w:rsidRPr="00000000" w14:paraId="00000211">
            <w:pPr>
              <w:rPr/>
            </w:pPr>
            <w:r w:rsidDel="00000000" w:rsidR="00000000" w:rsidRPr="00000000">
              <w:rPr>
                <w:b w:val="1"/>
                <w:bCs w:val="1"/>
                <w:color w:val="ffffff"/>
                <w:sz w:val="18"/>
                <w:szCs w:val="18"/>
                <w:rtl w:val="0"/>
              </w:rPr>
              <w:t xml:space="preserve">What We Measure</w:t>
            </w:r>
            <w:r w:rsidDel="00000000" w:rsidR="00000000" w:rsidRPr="00000000">
              <w:rPr>
                <w:rtl w:val="0"/>
              </w:rPr>
            </w:r>
          </w:p>
        </w:tc>
        <w:tc>
          <w:tcPr>
            <w:shd w:fill="1f3864" w:val="clear"/>
          </w:tcPr>
          <w:p w:rsidR="00000000" w:rsidDel="00000000" w:rsidP="00000000" w:rsidRDefault="00000000" w:rsidRPr="00000000" w14:paraId="00000212">
            <w:pPr>
              <w:rPr/>
            </w:pPr>
            <w:r w:rsidDel="00000000" w:rsidR="00000000" w:rsidRPr="00000000">
              <w:rPr>
                <w:b w:val="1"/>
                <w:bCs w:val="1"/>
                <w:color w:val="ffffff"/>
                <w:sz w:val="18"/>
                <w:szCs w:val="18"/>
                <w:rtl w:val="0"/>
              </w:rPr>
              <w:t xml:space="preserve">Our Target</w:t>
            </w:r>
            <w:r w:rsidDel="00000000" w:rsidR="00000000" w:rsidRPr="00000000">
              <w:rPr>
                <w:rtl w:val="0"/>
              </w:rPr>
            </w:r>
          </w:p>
        </w:tc>
        <w:tc>
          <w:tcPr>
            <w:shd w:fill="1f3864" w:val="clear"/>
          </w:tcPr>
          <w:p w:rsidR="00000000" w:rsidDel="00000000" w:rsidP="00000000" w:rsidRDefault="00000000" w:rsidRPr="00000000" w14:paraId="00000213">
            <w:pPr>
              <w:rPr/>
            </w:pPr>
            <w:r w:rsidDel="00000000" w:rsidR="00000000" w:rsidRPr="00000000">
              <w:rPr>
                <w:b w:val="1"/>
                <w:bCs w:val="1"/>
                <w:color w:val="ffffff"/>
                <w:sz w:val="18"/>
                <w:szCs w:val="18"/>
                <w:rtl w:val="0"/>
              </w:rPr>
              <w:t xml:space="preserve">Why It Matters</w:t>
            </w:r>
            <w:r w:rsidDel="00000000" w:rsidR="00000000" w:rsidRPr="00000000">
              <w:rPr>
                <w:rtl w:val="0"/>
              </w:rPr>
            </w:r>
          </w:p>
        </w:tc>
      </w:tr>
      <w:tr>
        <w:trPr>
          <w:cantSplit w:val="0"/>
          <w:tblHeader w:val="0"/>
        </w:trPr>
        <w:tc>
          <w:tcPr/>
          <w:p w:rsidR="00000000" w:rsidDel="00000000" w:rsidP="00000000" w:rsidRDefault="00000000" w:rsidRPr="00000000" w14:paraId="00000214">
            <w:pPr>
              <w:rPr/>
            </w:pPr>
            <w:r w:rsidDel="00000000" w:rsidR="00000000" w:rsidRPr="00000000">
              <w:rPr>
                <w:sz w:val="18"/>
                <w:szCs w:val="18"/>
                <w:rtl w:val="0"/>
              </w:rPr>
              <w:t xml:space="preserve">Emergency fix response time</w:t>
            </w:r>
            <w:r w:rsidDel="00000000" w:rsidR="00000000" w:rsidRPr="00000000">
              <w:rPr>
                <w:rtl w:val="0"/>
              </w:rPr>
            </w:r>
          </w:p>
        </w:tc>
        <w:tc>
          <w:tcPr/>
          <w:p w:rsidR="00000000" w:rsidDel="00000000" w:rsidP="00000000" w:rsidRDefault="00000000" w:rsidRPr="00000000" w14:paraId="00000215">
            <w:pPr>
              <w:rPr/>
            </w:pPr>
            <w:r w:rsidDel="00000000" w:rsidR="00000000" w:rsidRPr="00000000">
              <w:rPr>
                <w:sz w:val="18"/>
                <w:szCs w:val="18"/>
                <w:rtl w:val="0"/>
              </w:rPr>
              <w:t xml:space="preserve">System restored within 4 hours of report</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8"/>
                <w:szCs w:val="18"/>
                <w:rtl w:val="0"/>
              </w:rPr>
              <w:t xml:space="preserve">Minimises operational disruption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17">
            <w:pPr>
              <w:rPr/>
            </w:pPr>
            <w:r w:rsidDel="00000000" w:rsidR="00000000" w:rsidRPr="00000000">
              <w:rPr>
                <w:sz w:val="18"/>
                <w:szCs w:val="18"/>
                <w:rtl w:val="0"/>
              </w:rPr>
              <w:t xml:space="preserve">Bug fix (P2) delivery</w:t>
            </w:r>
            <w:r w:rsidDel="00000000" w:rsidR="00000000" w:rsidRPr="00000000">
              <w:rPr>
                <w:rtl w:val="0"/>
              </w:rPr>
            </w:r>
          </w:p>
        </w:tc>
        <w:tc>
          <w:tcPr>
            <w:shd w:fill="dce6f1" w:val="clear"/>
          </w:tcPr>
          <w:p w:rsidR="00000000" w:rsidDel="00000000" w:rsidP="00000000" w:rsidRDefault="00000000" w:rsidRPr="00000000" w14:paraId="00000218">
            <w:pPr>
              <w:rPr/>
            </w:pPr>
            <w:r w:rsidDel="00000000" w:rsidR="00000000" w:rsidRPr="00000000">
              <w:rPr>
                <w:sz w:val="18"/>
                <w:szCs w:val="18"/>
                <w:rtl w:val="0"/>
              </w:rPr>
              <w:t xml:space="preserve">Resolved and live within 3 business days</w:t>
            </w:r>
            <w:r w:rsidDel="00000000" w:rsidR="00000000" w:rsidRPr="00000000">
              <w:rPr>
                <w:rtl w:val="0"/>
              </w:rPr>
            </w:r>
          </w:p>
        </w:tc>
        <w:tc>
          <w:tcPr>
            <w:shd w:fill="dce6f1" w:val="clear"/>
          </w:tcPr>
          <w:p w:rsidR="00000000" w:rsidDel="00000000" w:rsidP="00000000" w:rsidRDefault="00000000" w:rsidRPr="00000000" w14:paraId="00000219">
            <w:pPr>
              <w:rPr/>
            </w:pPr>
            <w:r w:rsidDel="00000000" w:rsidR="00000000" w:rsidRPr="00000000">
              <w:rPr>
                <w:sz w:val="18"/>
                <w:szCs w:val="18"/>
                <w:rtl w:val="0"/>
              </w:rPr>
              <w:t xml:space="preserve">Keeps daily operations smooth</w:t>
            </w:r>
            <w:r w:rsidDel="00000000" w:rsidR="00000000" w:rsidRPr="00000000">
              <w:rPr>
                <w:rtl w:val="0"/>
              </w:rPr>
            </w:r>
          </w:p>
        </w:tc>
      </w:tr>
      <w:tr>
        <w:trPr>
          <w:cantSplit w:val="0"/>
          <w:tblHeader w:val="0"/>
        </w:trPr>
        <w:tc>
          <w:tcPr/>
          <w:p w:rsidR="00000000" w:rsidDel="00000000" w:rsidP="00000000" w:rsidRDefault="00000000" w:rsidRPr="00000000" w14:paraId="0000021A">
            <w:pPr>
              <w:rPr/>
            </w:pPr>
            <w:r w:rsidDel="00000000" w:rsidR="00000000" w:rsidRPr="00000000">
              <w:rPr>
                <w:sz w:val="18"/>
                <w:szCs w:val="18"/>
                <w:rtl w:val="0"/>
              </w:rPr>
              <w:t xml:space="preserve">Deployment success rate</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8"/>
                <w:szCs w:val="18"/>
                <w:rtl w:val="0"/>
              </w:rPr>
              <w:t xml:space="preserve">95% of updates go live without issues</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8"/>
                <w:szCs w:val="18"/>
                <w:rtl w:val="0"/>
              </w:rPr>
              <w:t xml:space="preserve">Builds staff confidence in updates</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1D">
            <w:pPr>
              <w:rPr/>
            </w:pPr>
            <w:r w:rsidDel="00000000" w:rsidR="00000000" w:rsidRPr="00000000">
              <w:rPr>
                <w:sz w:val="18"/>
                <w:szCs w:val="18"/>
                <w:rtl w:val="0"/>
              </w:rPr>
              <w:t xml:space="preserve">Post-deployment issues</w:t>
            </w:r>
            <w:r w:rsidDel="00000000" w:rsidR="00000000" w:rsidRPr="00000000">
              <w:rPr>
                <w:rtl w:val="0"/>
              </w:rPr>
            </w:r>
          </w:p>
        </w:tc>
        <w:tc>
          <w:tcPr>
            <w:shd w:fill="dce6f1" w:val="clear"/>
          </w:tcPr>
          <w:p w:rsidR="00000000" w:rsidDel="00000000" w:rsidP="00000000" w:rsidRDefault="00000000" w:rsidRPr="00000000" w14:paraId="0000021E">
            <w:pPr>
              <w:rPr/>
            </w:pPr>
            <w:r w:rsidDel="00000000" w:rsidR="00000000" w:rsidRPr="00000000">
              <w:rPr>
                <w:sz w:val="18"/>
                <w:szCs w:val="18"/>
                <w:rtl w:val="0"/>
              </w:rPr>
              <w:t xml:space="preserve">Less than 10% of deployments need a quick patch</w:t>
            </w:r>
            <w:r w:rsidDel="00000000" w:rsidR="00000000" w:rsidRPr="00000000">
              <w:rPr>
                <w:rtl w:val="0"/>
              </w:rPr>
            </w:r>
          </w:p>
        </w:tc>
        <w:tc>
          <w:tcPr>
            <w:shd w:fill="dce6f1" w:val="clear"/>
          </w:tcPr>
          <w:p w:rsidR="00000000" w:rsidDel="00000000" w:rsidP="00000000" w:rsidRDefault="00000000" w:rsidRPr="00000000" w14:paraId="0000021F">
            <w:pPr>
              <w:rPr/>
            </w:pPr>
            <w:r w:rsidDel="00000000" w:rsidR="00000000" w:rsidRPr="00000000">
              <w:rPr>
                <w:sz w:val="18"/>
                <w:szCs w:val="18"/>
                <w:rtl w:val="0"/>
              </w:rPr>
              <w:t xml:space="preserve">Validates the testing process</w:t>
            </w:r>
            <w:r w:rsidDel="00000000" w:rsidR="00000000" w:rsidRPr="00000000">
              <w:rPr>
                <w:rtl w:val="0"/>
              </w:rPr>
            </w:r>
          </w:p>
        </w:tc>
      </w:tr>
      <w:tr>
        <w:trPr>
          <w:cantSplit w:val="0"/>
          <w:tblHeader w:val="0"/>
        </w:trPr>
        <w:tc>
          <w:tcPr/>
          <w:p w:rsidR="00000000" w:rsidDel="00000000" w:rsidP="00000000" w:rsidRDefault="00000000" w:rsidRPr="00000000" w14:paraId="00000220">
            <w:pPr>
              <w:rPr/>
            </w:pPr>
            <w:r w:rsidDel="00000000" w:rsidR="00000000" w:rsidRPr="00000000">
              <w:rPr>
                <w:sz w:val="18"/>
                <w:szCs w:val="18"/>
                <w:rtl w:val="0"/>
              </w:rPr>
              <w:t xml:space="preserve">UAT sign-off rate</w:t>
            </w:r>
            <w:r w:rsidDel="00000000" w:rsidR="00000000" w:rsidRPr="00000000">
              <w:rPr>
                <w:rtl w:val="0"/>
              </w:rPr>
            </w:r>
          </w:p>
        </w:tc>
        <w:tc>
          <w:tcPr/>
          <w:p w:rsidR="00000000" w:rsidDel="00000000" w:rsidP="00000000" w:rsidRDefault="00000000" w:rsidRPr="00000000" w14:paraId="00000221">
            <w:pPr>
              <w:rPr/>
            </w:pPr>
            <w:r w:rsidDel="00000000" w:rsidR="00000000" w:rsidRPr="00000000">
              <w:rPr>
                <w:sz w:val="18"/>
                <w:szCs w:val="18"/>
                <w:rtl w:val="0"/>
              </w:rPr>
              <w:t xml:space="preserve">100% of changes tested and signed off</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8"/>
                <w:szCs w:val="18"/>
                <w:rtl w:val="0"/>
              </w:rPr>
              <w:t xml:space="preserve">Ensures no untested change reaches production</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23">
            <w:pPr>
              <w:rPr/>
            </w:pPr>
            <w:r w:rsidDel="00000000" w:rsidR="00000000" w:rsidRPr="00000000">
              <w:rPr>
                <w:sz w:val="18"/>
                <w:szCs w:val="18"/>
                <w:rtl w:val="0"/>
              </w:rPr>
              <w:t xml:space="preserve">Communication timeliness</w:t>
            </w:r>
            <w:r w:rsidDel="00000000" w:rsidR="00000000" w:rsidRPr="00000000">
              <w:rPr>
                <w:rtl w:val="0"/>
              </w:rPr>
            </w:r>
          </w:p>
        </w:tc>
        <w:tc>
          <w:tcPr>
            <w:shd w:fill="dce6f1" w:val="clear"/>
          </w:tcPr>
          <w:p w:rsidR="00000000" w:rsidDel="00000000" w:rsidP="00000000" w:rsidRDefault="00000000" w:rsidRPr="00000000" w14:paraId="00000224">
            <w:pPr>
              <w:rPr/>
            </w:pPr>
            <w:r w:rsidDel="00000000" w:rsidR="00000000" w:rsidRPr="00000000">
              <w:rPr>
                <w:sz w:val="18"/>
                <w:szCs w:val="18"/>
                <w:rtl w:val="0"/>
              </w:rPr>
              <w:t xml:space="preserve">100% of notifications sent within defined times</w:t>
            </w:r>
            <w:r w:rsidDel="00000000" w:rsidR="00000000" w:rsidRPr="00000000">
              <w:rPr>
                <w:rtl w:val="0"/>
              </w:rPr>
            </w:r>
          </w:p>
        </w:tc>
        <w:tc>
          <w:tcPr>
            <w:shd w:fill="dce6f1" w:val="clear"/>
          </w:tcPr>
          <w:p w:rsidR="00000000" w:rsidDel="00000000" w:rsidP="00000000" w:rsidRDefault="00000000" w:rsidRPr="00000000" w14:paraId="00000225">
            <w:pPr>
              <w:rPr/>
            </w:pPr>
            <w:r w:rsidDel="00000000" w:rsidR="00000000" w:rsidRPr="00000000">
              <w:rPr>
                <w:sz w:val="18"/>
                <w:szCs w:val="18"/>
                <w:rtl w:val="0"/>
              </w:rPr>
              <w:t xml:space="preserve">Keeps staff informed at all times</w:t>
            </w:r>
            <w:r w:rsidDel="00000000" w:rsidR="00000000" w:rsidRPr="00000000">
              <w:rPr>
                <w:rtl w:val="0"/>
              </w:rPr>
            </w:r>
          </w:p>
        </w:tc>
      </w:tr>
      <w:tr>
        <w:trPr>
          <w:cantSplit w:val="0"/>
          <w:tblHeader w:val="0"/>
        </w:trPr>
        <w:tc>
          <w:tcPr/>
          <w:p w:rsidR="00000000" w:rsidDel="00000000" w:rsidP="00000000" w:rsidRDefault="00000000" w:rsidRPr="00000000" w14:paraId="00000226">
            <w:pPr>
              <w:rPr/>
            </w:pPr>
            <w:r w:rsidDel="00000000" w:rsidR="00000000" w:rsidRPr="00000000">
              <w:rPr>
                <w:sz w:val="18"/>
                <w:szCs w:val="18"/>
                <w:rtl w:val="0"/>
              </w:rPr>
              <w:t xml:space="preserve">Emergency fixes as % of all changes</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8"/>
                <w:szCs w:val="18"/>
                <w:rtl w:val="0"/>
              </w:rPr>
              <w:t xml:space="preserve">Less than 15% of all changes are emergencies</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8"/>
                <w:szCs w:val="18"/>
                <w:rtl w:val="0"/>
              </w:rPr>
              <w:t xml:space="preserve">If high, means better planning is needed</w:t>
            </w:r>
            <w:r w:rsidDel="00000000" w:rsidR="00000000" w:rsidRPr="00000000">
              <w:rPr>
                <w:rtl w:val="0"/>
              </w:rPr>
            </w:r>
          </w:p>
        </w:tc>
      </w:tr>
      <w:tr>
        <w:trPr>
          <w:cantSplit w:val="0"/>
          <w:tblHeader w:val="0"/>
        </w:trPr>
        <w:tc>
          <w:tcPr>
            <w:shd w:fill="dce6f1" w:val="clear"/>
          </w:tcPr>
          <w:p w:rsidR="00000000" w:rsidDel="00000000" w:rsidP="00000000" w:rsidRDefault="00000000" w:rsidRPr="00000000" w14:paraId="00000229">
            <w:pPr>
              <w:rPr/>
            </w:pPr>
            <w:r w:rsidDel="00000000" w:rsidR="00000000" w:rsidRPr="00000000">
              <w:rPr>
                <w:sz w:val="18"/>
                <w:szCs w:val="18"/>
                <w:rtl w:val="0"/>
              </w:rPr>
              <w:t xml:space="preserve">Average new feature delivery</w:t>
            </w:r>
            <w:r w:rsidDel="00000000" w:rsidR="00000000" w:rsidRPr="00000000">
              <w:rPr>
                <w:rtl w:val="0"/>
              </w:rPr>
            </w:r>
          </w:p>
        </w:tc>
        <w:tc>
          <w:tcPr>
            <w:shd w:fill="dce6f1" w:val="clear"/>
          </w:tcPr>
          <w:p w:rsidR="00000000" w:rsidDel="00000000" w:rsidP="00000000" w:rsidRDefault="00000000" w:rsidRPr="00000000" w14:paraId="0000022A">
            <w:pPr>
              <w:rPr/>
            </w:pPr>
            <w:r w:rsidDel="00000000" w:rsidR="00000000" w:rsidRPr="00000000">
              <w:rPr>
                <w:sz w:val="18"/>
                <w:szCs w:val="18"/>
                <w:rtl w:val="0"/>
              </w:rPr>
              <w:t xml:space="preserve">Delivered within agreed timeline 90% of the time</w:t>
            </w:r>
            <w:r w:rsidDel="00000000" w:rsidR="00000000" w:rsidRPr="00000000">
              <w:rPr>
                <w:rtl w:val="0"/>
              </w:rPr>
            </w:r>
          </w:p>
        </w:tc>
        <w:tc>
          <w:tcPr>
            <w:shd w:fill="dce6f1" w:val="clear"/>
          </w:tcPr>
          <w:p w:rsidR="00000000" w:rsidDel="00000000" w:rsidP="00000000" w:rsidRDefault="00000000" w:rsidRPr="00000000" w14:paraId="0000022B">
            <w:pPr>
              <w:rPr/>
            </w:pPr>
            <w:r w:rsidDel="00000000" w:rsidR="00000000" w:rsidRPr="00000000">
              <w:rPr>
                <w:sz w:val="18"/>
                <w:szCs w:val="18"/>
                <w:rtl w:val="0"/>
              </w:rPr>
              <w:t xml:space="preserve">Measures planning accuracy</w:t>
            </w:r>
            <w:r w:rsidDel="00000000" w:rsidR="00000000" w:rsidRPr="00000000">
              <w:rPr>
                <w:rtl w:val="0"/>
              </w:rPr>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jc w:val="left"/>
        <w:rPr/>
      </w:pPr>
      <w:r w:rsidDel="00000000" w:rsidR="00000000" w:rsidRPr="00000000">
        <w:rPr>
          <w:color w:val="2e74b5"/>
          <w:rtl w:val="0"/>
        </w:rPr>
        <w:t xml:space="preserve">12.1  Monthly Management Report</w:t>
      </w:r>
      <w:r w:rsidDel="00000000" w:rsidR="00000000" w:rsidRPr="00000000">
        <w:rPr>
          <w:rtl w:val="0"/>
        </w:rPr>
      </w:r>
    </w:p>
    <w:p w:rsidR="00000000" w:rsidDel="00000000" w:rsidP="00000000" w:rsidRDefault="00000000" w:rsidRPr="00000000" w14:paraId="0000022E">
      <w:pPr>
        <w:rPr/>
      </w:pPr>
      <w:r w:rsidDel="00000000" w:rsidR="00000000" w:rsidRPr="00000000">
        <w:rPr>
          <w:b w:val="0"/>
          <w:bCs w:val="0"/>
          <w:i w:val="0"/>
          <w:iCs w:val="0"/>
          <w:sz w:val="20"/>
          <w:szCs w:val="20"/>
          <w:rtl w:val="0"/>
        </w:rPr>
        <w:t xml:space="preserve">Every month, management receives a one-page summary covering:</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Total changes made this month (by category)</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Changes delivered on time vs. delayed</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Any emergency fixes — what happened and how we prevented recurrence</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KPI scorecard against targets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Changes planned for next month</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Any risks or items requiring management decision</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hd w:fill="e2efda" w:val="clear"/>
        <w:ind w:left="288" w:right="288" w:firstLine="0"/>
        <w:rPr/>
      </w:pPr>
      <w:r w:rsidDel="00000000" w:rsidR="00000000" w:rsidRPr="00000000">
        <w:rPr>
          <w:b w:val="1"/>
          <w:bCs w:val="1"/>
          <w:color w:val="375623"/>
          <w:sz w:val="18"/>
          <w:szCs w:val="18"/>
          <w:rtl w:val="0"/>
        </w:rPr>
        <w:t xml:space="preserve">OUR GOAL:  </w:t>
      </w:r>
      <w:r w:rsidDel="00000000" w:rsidR="00000000" w:rsidRPr="00000000">
        <w:rPr>
          <w:color w:val="3f3f3f"/>
          <w:sz w:val="18"/>
          <w:szCs w:val="18"/>
          <w:rtl w:val="0"/>
        </w:rPr>
        <w:t xml:space="preserve">A mature change management process means: emergencies become rare, updates are predictable, staff trust that the system will not break unexpectedly, and management has full visibility into every change. That level of trust and stability is what this framework is designed to build.</w:t>
      </w:r>
      <w:r w:rsidDel="00000000" w:rsidR="00000000" w:rsidRPr="00000000">
        <w:rPr>
          <w:rtl w:val="0"/>
        </w:rPr>
      </w:r>
    </w:p>
    <w:p w:rsidR="00000000" w:rsidDel="00000000" w:rsidP="00000000" w:rsidRDefault="00000000" w:rsidRPr="00000000" w14:paraId="00000238">
      <w:pPr>
        <w:rPr/>
      </w:pPr>
      <w:r w:rsidDel="00000000" w:rsidR="00000000" w:rsidRPr="00000000">
        <w:rPr>
          <w:b w:val="0"/>
          <w:bCs w:val="0"/>
          <w:i w:val="1"/>
          <w:iCs w:val="1"/>
          <w:color w:val="7f7f7f"/>
          <w:sz w:val="16"/>
          <w:szCs w:val="16"/>
          <w:rtl w:val="0"/>
        </w:rPr>
        <w:br w:type="textWrapping"/>
      </w:r>
      <w:r w:rsidDel="00000000" w:rsidR="00000000" w:rsidRPr="00000000">
        <w:rPr>
          <w:rtl w:val="0"/>
        </w:rPr>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